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37263">
      <w:pPr>
        <w:pStyle w:val="17"/>
      </w:pPr>
      <w:bookmarkStart w:id="0" w:name="_Toc28274"/>
      <w:bookmarkStart w:id="1" w:name="_Toc11039"/>
      <w:bookmarkStart w:id="2" w:name="_Toc201513916"/>
      <w:bookmarkStart w:id="3" w:name="_Toc201514243"/>
      <w:r>
        <w:rPr>
          <w:rFonts w:hint="eastAsia"/>
        </w:rPr>
        <w:t xml:space="preserve">目 </w:t>
      </w:r>
      <w:r>
        <w:t xml:space="preserve"> </w:t>
      </w:r>
      <w:r>
        <w:rPr>
          <w:rFonts w:hint="eastAsia"/>
        </w:rPr>
        <w:t>录</w:t>
      </w:r>
      <w:bookmarkEnd w:id="0"/>
    </w:p>
    <w:sdt>
      <w:sdtPr>
        <w:rPr>
          <w:rFonts w:ascii="宋体" w:hAnsi="宋体" w:cs="宋体"/>
          <w:szCs w:val="21"/>
        </w:rPr>
        <w:id w:val="147466826"/>
        <w15:color w:val="DBDBDB"/>
        <w:docPartObj>
          <w:docPartGallery w:val="Table of Contents"/>
          <w:docPartUnique/>
        </w:docPartObj>
      </w:sdtPr>
      <w:sdtEndPr>
        <w:rPr>
          <w:rFonts w:hint="eastAsia" w:asciiTheme="minorHAnsi" w:hAnsiTheme="minorHAnsi" w:cstheme="minorBidi"/>
          <w:szCs w:val="32"/>
        </w:rPr>
      </w:sdtEndPr>
      <w:sdtContent>
        <w:p w14:paraId="56B18C71">
          <w:pPr>
            <w:adjustRightInd w:val="0"/>
            <w:snapToGrid w:val="0"/>
            <w:spacing w:line="300" w:lineRule="auto"/>
            <w:ind w:firstLine="0" w:firstLineChars="0"/>
            <w:jc w:val="center"/>
            <w:rPr>
              <w:rFonts w:cs="宋体"/>
              <w:szCs w:val="21"/>
            </w:rPr>
          </w:pPr>
        </w:p>
        <w:p w14:paraId="53D76581">
          <w:pPr>
            <w:pStyle w:val="19"/>
            <w:tabs>
              <w:tab w:val="right" w:leader="dot" w:pos="8306"/>
            </w:tabs>
          </w:pPr>
          <w:r>
            <w:rPr>
              <w:rFonts w:hint="eastAsia" w:ascii="宋体" w:hAnsi="宋体" w:eastAsia="宋体" w:cs="宋体"/>
              <w:b w:val="0"/>
              <w:bCs w:val="0"/>
              <w:caps w:val="0"/>
              <w:sz w:val="21"/>
              <w:szCs w:val="21"/>
            </w:rPr>
            <w:fldChar w:fldCharType="begin"/>
          </w:r>
          <w:r>
            <w:rPr>
              <w:rFonts w:hint="eastAsia" w:ascii="宋体" w:hAnsi="宋体" w:eastAsia="宋体" w:cs="宋体"/>
              <w:b w:val="0"/>
              <w:bCs w:val="0"/>
              <w:caps w:val="0"/>
              <w:sz w:val="21"/>
              <w:szCs w:val="21"/>
            </w:rPr>
            <w:instrText xml:space="preserve">TOC \o "1-3" \h \u </w:instrText>
          </w:r>
          <w:r>
            <w:rPr>
              <w:rFonts w:hint="eastAsia" w:ascii="宋体" w:hAnsi="宋体" w:eastAsia="宋体" w:cs="宋体"/>
              <w:b w:val="0"/>
              <w:bCs w:val="0"/>
              <w:caps w:val="0"/>
              <w:sz w:val="21"/>
              <w:szCs w:val="21"/>
            </w:rPr>
            <w:fldChar w:fldCharType="separate"/>
          </w:r>
          <w:r>
            <w:rPr>
              <w:rFonts w:hint="eastAsia" w:ascii="宋体" w:hAnsi="宋体" w:eastAsia="宋体" w:cs="宋体"/>
              <w:bCs w:val="0"/>
              <w:caps w:val="0"/>
              <w:szCs w:val="21"/>
            </w:rPr>
            <w:fldChar w:fldCharType="begin"/>
          </w:r>
          <w:r>
            <w:rPr>
              <w:rFonts w:hint="eastAsia" w:ascii="宋体" w:hAnsi="宋体" w:eastAsia="宋体" w:cs="宋体"/>
              <w:bCs w:val="0"/>
              <w:caps w:val="0"/>
              <w:szCs w:val="21"/>
            </w:rPr>
            <w:instrText xml:space="preserve"> HYPERLINK \l _Toc28274 </w:instrText>
          </w:r>
          <w:r>
            <w:rPr>
              <w:rFonts w:hint="eastAsia" w:ascii="宋体" w:hAnsi="宋体" w:eastAsia="宋体" w:cs="宋体"/>
              <w:bCs w:val="0"/>
              <w:caps w:val="0"/>
              <w:szCs w:val="21"/>
            </w:rPr>
            <w:fldChar w:fldCharType="separate"/>
          </w:r>
          <w:r>
            <w:rPr>
              <w:rFonts w:hint="eastAsia"/>
            </w:rPr>
            <w:t xml:space="preserve">目 </w:t>
          </w:r>
          <w:r>
            <w:t xml:space="preserve"> </w:t>
          </w:r>
          <w:r>
            <w:rPr>
              <w:rFonts w:hint="eastAsia"/>
            </w:rPr>
            <w:t>录</w:t>
          </w:r>
          <w:r>
            <w:tab/>
          </w:r>
          <w:r>
            <w:fldChar w:fldCharType="begin"/>
          </w:r>
          <w:r>
            <w:instrText xml:space="preserve"> PAGEREF _Toc28274 \h </w:instrText>
          </w:r>
          <w:r>
            <w:fldChar w:fldCharType="separate"/>
          </w:r>
          <w:r>
            <w:t>1</w:t>
          </w:r>
          <w:r>
            <w:fldChar w:fldCharType="end"/>
          </w:r>
          <w:r>
            <w:rPr>
              <w:rFonts w:hint="eastAsia" w:ascii="宋体" w:hAnsi="宋体" w:eastAsia="宋体" w:cs="宋体"/>
              <w:bCs w:val="0"/>
              <w:caps w:val="0"/>
              <w:szCs w:val="21"/>
            </w:rPr>
            <w:fldChar w:fldCharType="end"/>
          </w:r>
        </w:p>
        <w:p w14:paraId="36CF2EFB">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_Toc963 </w:instrText>
          </w:r>
          <w:r>
            <w:rPr>
              <w:rFonts w:hint="eastAsia" w:ascii="宋体" w:hAnsi="宋体" w:cs="宋体"/>
              <w:szCs w:val="21"/>
            </w:rPr>
            <w:fldChar w:fldCharType="separate"/>
          </w:r>
          <w:r>
            <w:rPr>
              <w:rFonts w:hint="eastAsia"/>
            </w:rPr>
            <w:t>项目摘要</w:t>
          </w:r>
          <w:r>
            <w:tab/>
          </w:r>
          <w:r>
            <w:fldChar w:fldCharType="begin"/>
          </w:r>
          <w:r>
            <w:instrText xml:space="preserve"> PAGEREF _Toc963 \h </w:instrText>
          </w:r>
          <w:r>
            <w:fldChar w:fldCharType="separate"/>
          </w:r>
          <w:r>
            <w:t>1</w:t>
          </w:r>
          <w:r>
            <w:fldChar w:fldCharType="end"/>
          </w:r>
          <w:r>
            <w:rPr>
              <w:rFonts w:hint="eastAsia" w:ascii="宋体" w:hAnsi="宋体" w:cs="宋体"/>
              <w:szCs w:val="21"/>
            </w:rPr>
            <w:fldChar w:fldCharType="end"/>
          </w:r>
        </w:p>
        <w:p w14:paraId="6745B817">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_Toc29021 </w:instrText>
          </w:r>
          <w:r>
            <w:rPr>
              <w:rFonts w:hint="eastAsia" w:ascii="宋体" w:hAnsi="宋体" w:cs="宋体"/>
              <w:szCs w:val="21"/>
            </w:rPr>
            <w:fldChar w:fldCharType="separate"/>
          </w:r>
          <w:r>
            <w:rPr>
              <w:rFonts w:hint="eastAsia"/>
            </w:rPr>
            <w:t>第一章 项目概述</w:t>
          </w:r>
          <w:r>
            <w:tab/>
          </w:r>
          <w:r>
            <w:fldChar w:fldCharType="begin"/>
          </w:r>
          <w:r>
            <w:instrText xml:space="preserve"> PAGEREF _Toc29021 \h </w:instrText>
          </w:r>
          <w:r>
            <w:fldChar w:fldCharType="separate"/>
          </w:r>
          <w:r>
            <w:t>6</w:t>
          </w:r>
          <w:r>
            <w:fldChar w:fldCharType="end"/>
          </w:r>
          <w:r>
            <w:rPr>
              <w:rFonts w:hint="eastAsia" w:ascii="宋体" w:hAnsi="宋体" w:cs="宋体"/>
              <w:szCs w:val="21"/>
            </w:rPr>
            <w:fldChar w:fldCharType="end"/>
          </w:r>
        </w:p>
        <w:p w14:paraId="2857F3D1">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_Toc7768 </w:instrText>
          </w:r>
          <w:r>
            <w:rPr>
              <w:rFonts w:hint="eastAsia" w:ascii="宋体" w:hAnsi="宋体" w:cs="宋体"/>
              <w:szCs w:val="21"/>
            </w:rPr>
            <w:fldChar w:fldCharType="separate"/>
          </w:r>
          <w:r>
            <w:rPr>
              <w:rFonts w:hint="eastAsia" w:ascii="宋体" w:hAnsi="宋体" w:eastAsia="宋体"/>
              <w:szCs w:val="24"/>
            </w:rPr>
            <w:t>1.1项目背景</w:t>
          </w:r>
          <w:r>
            <w:tab/>
          </w:r>
          <w:r>
            <w:fldChar w:fldCharType="begin"/>
          </w:r>
          <w:r>
            <w:instrText xml:space="preserve"> PAGEREF _Toc7768 \h </w:instrText>
          </w:r>
          <w:r>
            <w:fldChar w:fldCharType="separate"/>
          </w:r>
          <w:r>
            <w:t>6</w:t>
          </w:r>
          <w:r>
            <w:fldChar w:fldCharType="end"/>
          </w:r>
          <w:r>
            <w:rPr>
              <w:rFonts w:hint="eastAsia" w:ascii="宋体" w:hAnsi="宋体" w:cs="宋体"/>
              <w:szCs w:val="21"/>
            </w:rPr>
            <w:fldChar w:fldCharType="end"/>
          </w:r>
        </w:p>
        <w:p w14:paraId="6C259897">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_Toc31419 </w:instrText>
          </w:r>
          <w:r>
            <w:rPr>
              <w:rFonts w:hint="eastAsia" w:ascii="宋体" w:hAnsi="宋体" w:cs="宋体"/>
              <w:szCs w:val="21"/>
            </w:rPr>
            <w:fldChar w:fldCharType="separate"/>
          </w:r>
          <w:r>
            <w:rPr>
              <w:rFonts w:ascii="黑体" w:hAnsi="黑体" w:eastAsia="黑体"/>
            </w:rPr>
            <w:t>1.1.1</w:t>
          </w:r>
          <w:r>
            <w:rPr>
              <w:rFonts w:hint="eastAsia" w:ascii="黑体" w:hAnsi="黑体" w:eastAsia="黑体"/>
            </w:rPr>
            <w:t>人口老龄化程度持续加剧</w:t>
          </w:r>
          <w:r>
            <w:tab/>
          </w:r>
          <w:r>
            <w:fldChar w:fldCharType="begin"/>
          </w:r>
          <w:r>
            <w:instrText xml:space="preserve"> PAGEREF _Toc31419 \h </w:instrText>
          </w:r>
          <w:r>
            <w:fldChar w:fldCharType="separate"/>
          </w:r>
          <w:r>
            <w:t>6</w:t>
          </w:r>
          <w:r>
            <w:fldChar w:fldCharType="end"/>
          </w:r>
          <w:r>
            <w:rPr>
              <w:rFonts w:hint="eastAsia" w:ascii="宋体" w:hAnsi="宋体" w:cs="宋体"/>
              <w:szCs w:val="21"/>
            </w:rPr>
            <w:fldChar w:fldCharType="end"/>
          </w:r>
        </w:p>
        <w:p w14:paraId="30850A42">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_Toc11655 </w:instrText>
          </w:r>
          <w:r>
            <w:rPr>
              <w:rFonts w:hint="eastAsia" w:ascii="宋体" w:hAnsi="宋体" w:cs="宋体"/>
              <w:szCs w:val="21"/>
            </w:rPr>
            <w:fldChar w:fldCharType="separate"/>
          </w:r>
          <w:r>
            <w:rPr>
              <w:rFonts w:hint="eastAsia" w:ascii="黑体" w:hAnsi="黑体" w:eastAsia="黑体"/>
            </w:rPr>
            <w:t>1</w:t>
          </w:r>
          <w:r>
            <w:rPr>
              <w:rFonts w:ascii="黑体" w:hAnsi="黑体" w:eastAsia="黑体"/>
            </w:rPr>
            <w:t xml:space="preserve">.1.2 </w:t>
          </w:r>
          <w:r>
            <w:rPr>
              <w:rFonts w:hint="eastAsia" w:ascii="黑体" w:hAnsi="黑体" w:eastAsia="黑体"/>
            </w:rPr>
            <w:t>智慧养老市场前景广阔</w:t>
          </w:r>
          <w:r>
            <w:tab/>
          </w:r>
          <w:r>
            <w:fldChar w:fldCharType="begin"/>
          </w:r>
          <w:r>
            <w:instrText xml:space="preserve"> PAGEREF _Toc11655 \h </w:instrText>
          </w:r>
          <w:r>
            <w:fldChar w:fldCharType="separate"/>
          </w:r>
          <w:r>
            <w:t>6</w:t>
          </w:r>
          <w:r>
            <w:fldChar w:fldCharType="end"/>
          </w:r>
          <w:r>
            <w:rPr>
              <w:rFonts w:hint="eastAsia" w:ascii="宋体" w:hAnsi="宋体" w:cs="宋体"/>
              <w:szCs w:val="21"/>
            </w:rPr>
            <w:fldChar w:fldCharType="end"/>
          </w:r>
        </w:p>
        <w:p w14:paraId="2E975005">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_Toc10101 </w:instrText>
          </w:r>
          <w:r>
            <w:rPr>
              <w:rFonts w:hint="eastAsia" w:ascii="宋体" w:hAnsi="宋体" w:cs="宋体"/>
              <w:szCs w:val="21"/>
            </w:rPr>
            <w:fldChar w:fldCharType="separate"/>
          </w:r>
          <w:r>
            <w:rPr>
              <w:rFonts w:hint="eastAsia"/>
              <w:bCs/>
            </w:rPr>
            <w:t>1</w:t>
          </w:r>
          <w:r>
            <w:rPr>
              <w:bCs/>
            </w:rPr>
            <w:t>.1.3</w:t>
          </w:r>
          <w:r>
            <w:rPr>
              <w:rFonts w:hint="eastAsia"/>
              <w:bCs/>
            </w:rPr>
            <w:t>用户需求和痛点分析</w:t>
          </w:r>
          <w:r>
            <w:tab/>
          </w:r>
          <w:r>
            <w:fldChar w:fldCharType="begin"/>
          </w:r>
          <w:r>
            <w:instrText xml:space="preserve"> PAGEREF _Toc10101 \h </w:instrText>
          </w:r>
          <w:r>
            <w:fldChar w:fldCharType="separate"/>
          </w:r>
          <w:r>
            <w:t>8</w:t>
          </w:r>
          <w:r>
            <w:fldChar w:fldCharType="end"/>
          </w:r>
          <w:r>
            <w:rPr>
              <w:rFonts w:hint="eastAsia" w:ascii="宋体" w:hAnsi="宋体" w:cs="宋体"/>
              <w:szCs w:val="21"/>
            </w:rPr>
            <w:fldChar w:fldCharType="end"/>
          </w:r>
        </w:p>
        <w:p w14:paraId="045E2E33">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_Toc1062 </w:instrText>
          </w:r>
          <w:r>
            <w:rPr>
              <w:rFonts w:hint="eastAsia" w:ascii="宋体" w:hAnsi="宋体" w:cs="宋体"/>
              <w:szCs w:val="21"/>
            </w:rPr>
            <w:fldChar w:fldCharType="separate"/>
          </w:r>
          <w:r>
            <w:rPr>
              <w:rFonts w:hint="eastAsia" w:ascii="黑体" w:hAnsi="黑体" w:eastAsia="黑体"/>
            </w:rPr>
            <w:t>1.1.4政策支持</w:t>
          </w:r>
          <w:r>
            <w:tab/>
          </w:r>
          <w:r>
            <w:fldChar w:fldCharType="begin"/>
          </w:r>
          <w:r>
            <w:instrText xml:space="preserve"> PAGEREF _Toc1062 \h </w:instrText>
          </w:r>
          <w:r>
            <w:fldChar w:fldCharType="separate"/>
          </w:r>
          <w:r>
            <w:t>11</w:t>
          </w:r>
          <w:r>
            <w:fldChar w:fldCharType="end"/>
          </w:r>
          <w:r>
            <w:rPr>
              <w:rFonts w:hint="eastAsia" w:ascii="宋体" w:hAnsi="宋体" w:cs="宋体"/>
              <w:szCs w:val="21"/>
            </w:rPr>
            <w:fldChar w:fldCharType="end"/>
          </w:r>
        </w:p>
        <w:p w14:paraId="643D32EC">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_Toc19027 </w:instrText>
          </w:r>
          <w:r>
            <w:rPr>
              <w:rFonts w:hint="eastAsia" w:ascii="宋体" w:hAnsi="宋体" w:cs="宋体"/>
              <w:szCs w:val="21"/>
            </w:rPr>
            <w:fldChar w:fldCharType="separate"/>
          </w:r>
          <w:r>
            <w:rPr>
              <w:rFonts w:hint="eastAsia" w:ascii="宋体" w:hAnsi="宋体" w:eastAsia="宋体"/>
              <w:szCs w:val="24"/>
            </w:rPr>
            <w:t>1.2项目目的及意义</w:t>
          </w:r>
          <w:r>
            <w:tab/>
          </w:r>
          <w:r>
            <w:fldChar w:fldCharType="begin"/>
          </w:r>
          <w:r>
            <w:instrText xml:space="preserve"> PAGEREF _Toc19027 \h </w:instrText>
          </w:r>
          <w:r>
            <w:fldChar w:fldCharType="separate"/>
          </w:r>
          <w:r>
            <w:t>13</w:t>
          </w:r>
          <w:r>
            <w:fldChar w:fldCharType="end"/>
          </w:r>
          <w:r>
            <w:rPr>
              <w:rFonts w:hint="eastAsia" w:ascii="宋体" w:hAnsi="宋体" w:cs="宋体"/>
              <w:szCs w:val="21"/>
            </w:rPr>
            <w:fldChar w:fldCharType="end"/>
          </w:r>
        </w:p>
        <w:p w14:paraId="32443F66">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_Toc28673 </w:instrText>
          </w:r>
          <w:r>
            <w:rPr>
              <w:rFonts w:hint="eastAsia" w:ascii="宋体" w:hAnsi="宋体" w:cs="宋体"/>
              <w:szCs w:val="21"/>
            </w:rPr>
            <w:fldChar w:fldCharType="separate"/>
          </w:r>
          <w:r>
            <w:rPr>
              <w:rFonts w:hint="eastAsia" w:ascii="黑体" w:hAnsi="黑体" w:eastAsia="黑体"/>
            </w:rPr>
            <w:t>1.</w:t>
          </w:r>
          <w:r>
            <w:rPr>
              <w:rFonts w:ascii="黑体" w:hAnsi="黑体" w:eastAsia="黑体"/>
            </w:rPr>
            <w:t>2.1</w:t>
          </w:r>
          <w:r>
            <w:rPr>
              <w:rFonts w:hint="eastAsia" w:ascii="黑体" w:hAnsi="黑体" w:eastAsia="黑体"/>
            </w:rPr>
            <w:t>解决老年人健康安全应急及心灵陪伴问题，提升老人生活质量</w:t>
          </w:r>
          <w:r>
            <w:tab/>
          </w:r>
          <w:r>
            <w:fldChar w:fldCharType="begin"/>
          </w:r>
          <w:r>
            <w:instrText xml:space="preserve"> PAGEREF _Toc28673 \h </w:instrText>
          </w:r>
          <w:r>
            <w:fldChar w:fldCharType="separate"/>
          </w:r>
          <w:r>
            <w:t>13</w:t>
          </w:r>
          <w:r>
            <w:fldChar w:fldCharType="end"/>
          </w:r>
          <w:r>
            <w:rPr>
              <w:rFonts w:hint="eastAsia" w:ascii="宋体" w:hAnsi="宋体" w:cs="宋体"/>
              <w:szCs w:val="21"/>
            </w:rPr>
            <w:fldChar w:fldCharType="end"/>
          </w:r>
        </w:p>
        <w:p w14:paraId="36D362D8">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_Toc12167 </w:instrText>
          </w:r>
          <w:r>
            <w:rPr>
              <w:rFonts w:hint="eastAsia" w:ascii="宋体" w:hAnsi="宋体" w:cs="宋体"/>
              <w:szCs w:val="21"/>
            </w:rPr>
            <w:fldChar w:fldCharType="separate"/>
          </w:r>
          <w:r>
            <w:rPr>
              <w:rFonts w:hint="eastAsia" w:ascii="黑体" w:hAnsi="黑体" w:eastAsia="黑体"/>
            </w:rPr>
            <w:t>1.</w:t>
          </w:r>
          <w:r>
            <w:rPr>
              <w:rFonts w:ascii="黑体" w:hAnsi="黑体" w:eastAsia="黑体"/>
            </w:rPr>
            <w:t>2.2</w:t>
          </w:r>
          <w:r>
            <w:rPr>
              <w:rFonts w:hint="eastAsia" w:ascii="黑体" w:hAnsi="黑体" w:eastAsia="黑体"/>
            </w:rPr>
            <w:t>推动智慧养老产业发展，创造新的经济增长点</w:t>
          </w:r>
          <w:r>
            <w:tab/>
          </w:r>
          <w:r>
            <w:fldChar w:fldCharType="begin"/>
          </w:r>
          <w:r>
            <w:instrText xml:space="preserve"> PAGEREF _Toc12167 \h </w:instrText>
          </w:r>
          <w:r>
            <w:fldChar w:fldCharType="separate"/>
          </w:r>
          <w:r>
            <w:t>13</w:t>
          </w:r>
          <w:r>
            <w:fldChar w:fldCharType="end"/>
          </w:r>
          <w:r>
            <w:rPr>
              <w:rFonts w:hint="eastAsia" w:ascii="宋体" w:hAnsi="宋体" w:cs="宋体"/>
              <w:szCs w:val="21"/>
            </w:rPr>
            <w:fldChar w:fldCharType="end"/>
          </w:r>
        </w:p>
        <w:p w14:paraId="316B1F17">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_Toc21423 </w:instrText>
          </w:r>
          <w:r>
            <w:rPr>
              <w:rFonts w:hint="eastAsia" w:ascii="宋体" w:hAnsi="宋体" w:cs="宋体"/>
              <w:szCs w:val="21"/>
            </w:rPr>
            <w:fldChar w:fldCharType="separate"/>
          </w:r>
          <w:r>
            <w:rPr>
              <w:rFonts w:hint="eastAsia" w:ascii="黑体" w:hAnsi="黑体" w:eastAsia="黑体"/>
            </w:rPr>
            <w:t>1.</w:t>
          </w:r>
          <w:r>
            <w:rPr>
              <w:rFonts w:ascii="黑体" w:hAnsi="黑体" w:eastAsia="黑体"/>
            </w:rPr>
            <w:t>2.3</w:t>
          </w:r>
          <w:r>
            <w:rPr>
              <w:rFonts w:hint="eastAsia" w:ascii="黑体" w:hAnsi="黑体" w:eastAsia="黑体"/>
            </w:rPr>
            <w:t>将AI与物联网等前沿技术融入商品，促进智能技术转化应用</w:t>
          </w:r>
          <w:r>
            <w:tab/>
          </w:r>
          <w:r>
            <w:fldChar w:fldCharType="begin"/>
          </w:r>
          <w:r>
            <w:instrText xml:space="preserve"> PAGEREF _Toc21423 \h </w:instrText>
          </w:r>
          <w:r>
            <w:fldChar w:fldCharType="separate"/>
          </w:r>
          <w:r>
            <w:t>13</w:t>
          </w:r>
          <w:r>
            <w:fldChar w:fldCharType="end"/>
          </w:r>
          <w:r>
            <w:rPr>
              <w:rFonts w:hint="eastAsia" w:ascii="宋体" w:hAnsi="宋体" w:cs="宋体"/>
              <w:szCs w:val="21"/>
            </w:rPr>
            <w:fldChar w:fldCharType="end"/>
          </w:r>
        </w:p>
        <w:p w14:paraId="2472B799">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_Toc8636 </w:instrText>
          </w:r>
          <w:r>
            <w:rPr>
              <w:rFonts w:hint="eastAsia" w:ascii="宋体" w:hAnsi="宋体" w:cs="宋体"/>
              <w:szCs w:val="21"/>
            </w:rPr>
            <w:fldChar w:fldCharType="separate"/>
          </w:r>
          <w:r>
            <w:rPr>
              <w:rFonts w:hint="eastAsia" w:ascii="宋体" w:hAnsi="宋体" w:eastAsia="宋体"/>
              <w:szCs w:val="24"/>
            </w:rPr>
            <w:t>1</w:t>
          </w:r>
          <w:r>
            <w:rPr>
              <w:rFonts w:ascii="宋体" w:hAnsi="宋体" w:eastAsia="宋体"/>
              <w:szCs w:val="24"/>
            </w:rPr>
            <w:t xml:space="preserve">.3 </w:t>
          </w:r>
          <w:r>
            <w:rPr>
              <w:rFonts w:hint="eastAsia" w:ascii="宋体" w:hAnsi="宋体" w:eastAsia="宋体"/>
              <w:szCs w:val="24"/>
            </w:rPr>
            <w:t>项目目标</w:t>
          </w:r>
          <w:r>
            <w:tab/>
          </w:r>
          <w:r>
            <w:fldChar w:fldCharType="begin"/>
          </w:r>
          <w:r>
            <w:instrText xml:space="preserve"> PAGEREF _Toc8636 \h </w:instrText>
          </w:r>
          <w:r>
            <w:fldChar w:fldCharType="separate"/>
          </w:r>
          <w:r>
            <w:t>14</w:t>
          </w:r>
          <w:r>
            <w:fldChar w:fldCharType="end"/>
          </w:r>
          <w:r>
            <w:rPr>
              <w:rFonts w:hint="eastAsia" w:ascii="宋体" w:hAnsi="宋体" w:cs="宋体"/>
              <w:szCs w:val="21"/>
            </w:rPr>
            <w:fldChar w:fldCharType="end"/>
          </w:r>
        </w:p>
        <w:p w14:paraId="7BD67DFD">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_Toc8181 </w:instrText>
          </w:r>
          <w:r>
            <w:rPr>
              <w:rFonts w:hint="eastAsia" w:ascii="宋体" w:hAnsi="宋体" w:cs="宋体"/>
              <w:szCs w:val="21"/>
            </w:rPr>
            <w:fldChar w:fldCharType="separate"/>
          </w:r>
          <w:r>
            <w:t>第二章 产品介绍</w:t>
          </w:r>
          <w:r>
            <w:tab/>
          </w:r>
          <w:r>
            <w:fldChar w:fldCharType="begin"/>
          </w:r>
          <w:r>
            <w:instrText xml:space="preserve"> PAGEREF _Toc8181 \h </w:instrText>
          </w:r>
          <w:r>
            <w:fldChar w:fldCharType="separate"/>
          </w:r>
          <w:r>
            <w:t>15</w:t>
          </w:r>
          <w:r>
            <w:fldChar w:fldCharType="end"/>
          </w:r>
          <w:r>
            <w:rPr>
              <w:rFonts w:hint="eastAsia" w:ascii="宋体" w:hAnsi="宋体" w:cs="宋体"/>
              <w:szCs w:val="21"/>
            </w:rPr>
            <w:fldChar w:fldCharType="end"/>
          </w:r>
        </w:p>
        <w:p w14:paraId="498F9BEE">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_Toc25690 </w:instrText>
          </w:r>
          <w:r>
            <w:rPr>
              <w:rFonts w:hint="eastAsia" w:ascii="宋体" w:hAnsi="宋体" w:cs="宋体"/>
              <w:szCs w:val="21"/>
            </w:rPr>
            <w:fldChar w:fldCharType="separate"/>
          </w:r>
          <w:r>
            <w:rPr>
              <w:rFonts w:ascii="宋体" w:hAnsi="宋体" w:eastAsia="宋体"/>
              <w:szCs w:val="24"/>
            </w:rPr>
            <w:t>2.1 产品简介</w:t>
          </w:r>
          <w:r>
            <w:tab/>
          </w:r>
          <w:r>
            <w:fldChar w:fldCharType="begin"/>
          </w:r>
          <w:r>
            <w:instrText xml:space="preserve"> PAGEREF _Toc25690 \h </w:instrText>
          </w:r>
          <w:r>
            <w:fldChar w:fldCharType="separate"/>
          </w:r>
          <w:r>
            <w:t>15</w:t>
          </w:r>
          <w:r>
            <w:fldChar w:fldCharType="end"/>
          </w:r>
          <w:r>
            <w:rPr>
              <w:rFonts w:hint="eastAsia" w:ascii="宋体" w:hAnsi="宋体" w:cs="宋体"/>
              <w:szCs w:val="21"/>
            </w:rPr>
            <w:fldChar w:fldCharType="end"/>
          </w:r>
        </w:p>
        <w:p w14:paraId="5DBBC213">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_Toc12655 </w:instrText>
          </w:r>
          <w:r>
            <w:rPr>
              <w:rFonts w:hint="eastAsia" w:ascii="宋体" w:hAnsi="宋体" w:cs="宋体"/>
              <w:szCs w:val="21"/>
            </w:rPr>
            <w:fldChar w:fldCharType="separate"/>
          </w:r>
          <w:r>
            <w:rPr>
              <w:rFonts w:ascii="宋体" w:hAnsi="宋体" w:eastAsia="宋体"/>
              <w:szCs w:val="24"/>
            </w:rPr>
            <w:t>2.2 产品功能</w:t>
          </w:r>
          <w:r>
            <w:tab/>
          </w:r>
          <w:r>
            <w:fldChar w:fldCharType="begin"/>
          </w:r>
          <w:r>
            <w:instrText xml:space="preserve"> PAGEREF _Toc12655 \h </w:instrText>
          </w:r>
          <w:r>
            <w:fldChar w:fldCharType="separate"/>
          </w:r>
          <w:r>
            <w:t>15</w:t>
          </w:r>
          <w:r>
            <w:fldChar w:fldCharType="end"/>
          </w:r>
          <w:r>
            <w:rPr>
              <w:rFonts w:hint="eastAsia" w:ascii="宋体" w:hAnsi="宋体" w:cs="宋体"/>
              <w:szCs w:val="21"/>
            </w:rPr>
            <w:fldChar w:fldCharType="end"/>
          </w:r>
        </w:p>
        <w:p w14:paraId="7FF880FF">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_Toc13591 </w:instrText>
          </w:r>
          <w:r>
            <w:rPr>
              <w:rFonts w:hint="eastAsia" w:ascii="宋体" w:hAnsi="宋体" w:cs="宋体"/>
              <w:szCs w:val="21"/>
            </w:rPr>
            <w:fldChar w:fldCharType="separate"/>
          </w:r>
          <w:r>
            <w:rPr>
              <w:rFonts w:ascii="黑体" w:hAnsi="黑体" w:eastAsia="黑体"/>
            </w:rPr>
            <w:t>2.2.1 语音智能交互系统功能</w:t>
          </w:r>
          <w:r>
            <w:tab/>
          </w:r>
          <w:r>
            <w:fldChar w:fldCharType="begin"/>
          </w:r>
          <w:r>
            <w:instrText xml:space="preserve"> PAGEREF _Toc13591 \h </w:instrText>
          </w:r>
          <w:r>
            <w:fldChar w:fldCharType="separate"/>
          </w:r>
          <w:r>
            <w:t>15</w:t>
          </w:r>
          <w:r>
            <w:fldChar w:fldCharType="end"/>
          </w:r>
          <w:r>
            <w:rPr>
              <w:rFonts w:hint="eastAsia" w:ascii="宋体" w:hAnsi="宋体" w:cs="宋体"/>
              <w:szCs w:val="21"/>
            </w:rPr>
            <w:fldChar w:fldCharType="end"/>
          </w:r>
        </w:p>
        <w:p w14:paraId="7EE4BAFF">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_Toc31831 </w:instrText>
          </w:r>
          <w:r>
            <w:rPr>
              <w:rFonts w:hint="eastAsia" w:ascii="宋体" w:hAnsi="宋体" w:cs="宋体"/>
              <w:szCs w:val="21"/>
            </w:rPr>
            <w:fldChar w:fldCharType="separate"/>
          </w:r>
          <w:r>
            <w:rPr>
              <w:rFonts w:hint="eastAsia" w:ascii="黑体" w:hAnsi="黑体" w:eastAsia="黑体"/>
            </w:rPr>
            <w:t>2.2.2 应急处理系统功能</w:t>
          </w:r>
          <w:r>
            <w:tab/>
          </w:r>
          <w:r>
            <w:fldChar w:fldCharType="begin"/>
          </w:r>
          <w:r>
            <w:instrText xml:space="preserve"> PAGEREF _Toc31831 \h </w:instrText>
          </w:r>
          <w:r>
            <w:fldChar w:fldCharType="separate"/>
          </w:r>
          <w:r>
            <w:t>16</w:t>
          </w:r>
          <w:r>
            <w:fldChar w:fldCharType="end"/>
          </w:r>
          <w:r>
            <w:rPr>
              <w:rFonts w:hint="eastAsia" w:ascii="宋体" w:hAnsi="宋体" w:cs="宋体"/>
              <w:szCs w:val="21"/>
            </w:rPr>
            <w:fldChar w:fldCharType="end"/>
          </w:r>
        </w:p>
        <w:p w14:paraId="21093A14">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_Toc14112 </w:instrText>
          </w:r>
          <w:r>
            <w:rPr>
              <w:rFonts w:hint="eastAsia" w:ascii="宋体" w:hAnsi="宋体" w:cs="宋体"/>
              <w:szCs w:val="21"/>
            </w:rPr>
            <w:fldChar w:fldCharType="separate"/>
          </w:r>
          <w:r>
            <w:rPr>
              <w:rFonts w:hint="eastAsia" w:ascii="黑体" w:hAnsi="黑体" w:eastAsia="黑体"/>
            </w:rPr>
            <w:t>2.2.3 健康检测处理系统功能</w:t>
          </w:r>
          <w:r>
            <w:tab/>
          </w:r>
          <w:r>
            <w:fldChar w:fldCharType="begin"/>
          </w:r>
          <w:r>
            <w:instrText xml:space="preserve"> PAGEREF _Toc14112 \h </w:instrText>
          </w:r>
          <w:r>
            <w:fldChar w:fldCharType="separate"/>
          </w:r>
          <w:r>
            <w:t>17</w:t>
          </w:r>
          <w:r>
            <w:fldChar w:fldCharType="end"/>
          </w:r>
          <w:r>
            <w:rPr>
              <w:rFonts w:hint="eastAsia" w:ascii="宋体" w:hAnsi="宋体" w:cs="宋体"/>
              <w:szCs w:val="21"/>
            </w:rPr>
            <w:fldChar w:fldCharType="end"/>
          </w:r>
        </w:p>
        <w:p w14:paraId="3DEB4C74">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_Toc32668 </w:instrText>
          </w:r>
          <w:r>
            <w:rPr>
              <w:rFonts w:hint="eastAsia" w:ascii="宋体" w:hAnsi="宋体" w:cs="宋体"/>
              <w:szCs w:val="21"/>
            </w:rPr>
            <w:fldChar w:fldCharType="separate"/>
          </w:r>
          <w:r>
            <w:rPr>
              <w:rFonts w:ascii="黑体" w:hAnsi="黑体" w:eastAsia="黑体"/>
            </w:rPr>
            <w:t>2.2.4 系统</w:t>
          </w:r>
          <w:r>
            <w:rPr>
              <w:rFonts w:hint="eastAsia" w:ascii="黑体" w:hAnsi="黑体" w:eastAsia="黑体"/>
            </w:rPr>
            <w:t>全方位全周期</w:t>
          </w:r>
          <w:r>
            <w:rPr>
              <w:rFonts w:ascii="黑体" w:hAnsi="黑体" w:eastAsia="黑体"/>
            </w:rPr>
            <w:t>运行功能</w:t>
          </w:r>
          <w:r>
            <w:tab/>
          </w:r>
          <w:r>
            <w:fldChar w:fldCharType="begin"/>
          </w:r>
          <w:r>
            <w:instrText xml:space="preserve"> PAGEREF _Toc32668 \h </w:instrText>
          </w:r>
          <w:r>
            <w:fldChar w:fldCharType="separate"/>
          </w:r>
          <w:r>
            <w:t>19</w:t>
          </w:r>
          <w:r>
            <w:fldChar w:fldCharType="end"/>
          </w:r>
          <w:r>
            <w:rPr>
              <w:rFonts w:hint="eastAsia" w:ascii="宋体" w:hAnsi="宋体" w:cs="宋体"/>
              <w:szCs w:val="21"/>
            </w:rPr>
            <w:fldChar w:fldCharType="end"/>
          </w:r>
        </w:p>
        <w:p w14:paraId="11B00CB2">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_Toc31824 </w:instrText>
          </w:r>
          <w:r>
            <w:rPr>
              <w:rFonts w:hint="eastAsia" w:ascii="宋体" w:hAnsi="宋体" w:cs="宋体"/>
              <w:szCs w:val="21"/>
            </w:rPr>
            <w:fldChar w:fldCharType="separate"/>
          </w:r>
          <w:r>
            <w:rPr>
              <w:rFonts w:ascii="宋体" w:hAnsi="宋体" w:eastAsia="宋体"/>
              <w:szCs w:val="24"/>
            </w:rPr>
            <w:t>2.3 技术实现</w:t>
          </w:r>
          <w:r>
            <w:tab/>
          </w:r>
          <w:r>
            <w:fldChar w:fldCharType="begin"/>
          </w:r>
          <w:r>
            <w:instrText xml:space="preserve"> PAGEREF _Toc31824 \h </w:instrText>
          </w:r>
          <w:r>
            <w:fldChar w:fldCharType="separate"/>
          </w:r>
          <w:r>
            <w:t>19</w:t>
          </w:r>
          <w:r>
            <w:fldChar w:fldCharType="end"/>
          </w:r>
          <w:r>
            <w:rPr>
              <w:rFonts w:hint="eastAsia" w:ascii="宋体" w:hAnsi="宋体" w:cs="宋体"/>
              <w:szCs w:val="21"/>
            </w:rPr>
            <w:fldChar w:fldCharType="end"/>
          </w:r>
        </w:p>
        <w:p w14:paraId="5C60BB1E">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_Toc431 </w:instrText>
          </w:r>
          <w:r>
            <w:rPr>
              <w:rFonts w:hint="eastAsia" w:ascii="宋体" w:hAnsi="宋体" w:cs="宋体"/>
              <w:szCs w:val="21"/>
            </w:rPr>
            <w:fldChar w:fldCharType="separate"/>
          </w:r>
          <w:r>
            <w:rPr>
              <w:rFonts w:ascii="黑体" w:hAnsi="黑体" w:eastAsia="黑体"/>
              <w:szCs w:val="24"/>
            </w:rPr>
            <w:t>2.3.1 语音智能交互系统</w:t>
          </w:r>
          <w:r>
            <w:rPr>
              <w:rFonts w:ascii="黑体" w:hAnsi="黑体" w:eastAsia="黑体"/>
            </w:rPr>
            <w:t>技术</w:t>
          </w:r>
          <w:r>
            <w:rPr>
              <w:rFonts w:ascii="黑体" w:hAnsi="黑体" w:eastAsia="黑体"/>
              <w:szCs w:val="24"/>
            </w:rPr>
            <w:t>实现</w:t>
          </w:r>
          <w:r>
            <w:tab/>
          </w:r>
          <w:r>
            <w:fldChar w:fldCharType="begin"/>
          </w:r>
          <w:r>
            <w:instrText xml:space="preserve"> PAGEREF _Toc431 \h </w:instrText>
          </w:r>
          <w:r>
            <w:fldChar w:fldCharType="separate"/>
          </w:r>
          <w:r>
            <w:t>19</w:t>
          </w:r>
          <w:r>
            <w:fldChar w:fldCharType="end"/>
          </w:r>
          <w:r>
            <w:rPr>
              <w:rFonts w:hint="eastAsia" w:ascii="宋体" w:hAnsi="宋体" w:cs="宋体"/>
              <w:szCs w:val="21"/>
            </w:rPr>
            <w:fldChar w:fldCharType="end"/>
          </w:r>
        </w:p>
        <w:p w14:paraId="76AD6F56">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_Toc17742 </w:instrText>
          </w:r>
          <w:r>
            <w:rPr>
              <w:rFonts w:hint="eastAsia" w:ascii="宋体" w:hAnsi="宋体" w:cs="宋体"/>
              <w:szCs w:val="21"/>
            </w:rPr>
            <w:fldChar w:fldCharType="separate"/>
          </w:r>
          <w:r>
            <w:rPr>
              <w:rFonts w:ascii="黑体" w:hAnsi="黑体" w:eastAsia="黑体"/>
            </w:rPr>
            <w:t>2.3.2 应急处理系统技术实现</w:t>
          </w:r>
          <w:r>
            <w:tab/>
          </w:r>
          <w:r>
            <w:fldChar w:fldCharType="begin"/>
          </w:r>
          <w:r>
            <w:instrText xml:space="preserve"> PAGEREF _Toc17742 \h </w:instrText>
          </w:r>
          <w:r>
            <w:fldChar w:fldCharType="separate"/>
          </w:r>
          <w:r>
            <w:t>20</w:t>
          </w:r>
          <w:r>
            <w:fldChar w:fldCharType="end"/>
          </w:r>
          <w:r>
            <w:rPr>
              <w:rFonts w:hint="eastAsia" w:ascii="宋体" w:hAnsi="宋体" w:cs="宋体"/>
              <w:szCs w:val="21"/>
            </w:rPr>
            <w:fldChar w:fldCharType="end"/>
          </w:r>
        </w:p>
        <w:p w14:paraId="35DF3A57">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_Toc27819 </w:instrText>
          </w:r>
          <w:r>
            <w:rPr>
              <w:rFonts w:hint="eastAsia" w:ascii="宋体" w:hAnsi="宋体" w:cs="宋体"/>
              <w:szCs w:val="21"/>
            </w:rPr>
            <w:fldChar w:fldCharType="separate"/>
          </w:r>
          <w:r>
            <w:rPr>
              <w:rFonts w:ascii="黑体" w:hAnsi="黑体" w:eastAsia="黑体"/>
            </w:rPr>
            <w:t xml:space="preserve">2.3.3 </w:t>
          </w:r>
          <w:r>
            <w:rPr>
              <w:rFonts w:hint="eastAsia" w:ascii="黑体" w:hAnsi="黑体" w:eastAsia="黑体"/>
            </w:rPr>
            <w:t>健康检测系统技术架构与设备选型</w:t>
          </w:r>
          <w:r>
            <w:tab/>
          </w:r>
          <w:r>
            <w:fldChar w:fldCharType="begin"/>
          </w:r>
          <w:r>
            <w:instrText xml:space="preserve"> PAGEREF _Toc27819 \h </w:instrText>
          </w:r>
          <w:r>
            <w:fldChar w:fldCharType="separate"/>
          </w:r>
          <w:r>
            <w:t>23</w:t>
          </w:r>
          <w:r>
            <w:fldChar w:fldCharType="end"/>
          </w:r>
          <w:r>
            <w:rPr>
              <w:rFonts w:hint="eastAsia" w:ascii="宋体" w:hAnsi="宋体" w:cs="宋体"/>
              <w:szCs w:val="21"/>
            </w:rPr>
            <w:fldChar w:fldCharType="end"/>
          </w:r>
        </w:p>
        <w:p w14:paraId="6925C190">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_Toc6038 </w:instrText>
          </w:r>
          <w:r>
            <w:rPr>
              <w:rFonts w:hint="eastAsia" w:ascii="宋体" w:hAnsi="宋体" w:cs="宋体"/>
              <w:szCs w:val="21"/>
            </w:rPr>
            <w:fldChar w:fldCharType="separate"/>
          </w:r>
          <w:r>
            <w:rPr>
              <w:rFonts w:hint="eastAsia"/>
              <w:bCs/>
              <w:szCs w:val="32"/>
            </w:rPr>
            <w:t>2.4产品优势</w:t>
          </w:r>
          <w:r>
            <w:tab/>
          </w:r>
          <w:r>
            <w:fldChar w:fldCharType="begin"/>
          </w:r>
          <w:r>
            <w:instrText xml:space="preserve"> PAGEREF _Toc6038 \h </w:instrText>
          </w:r>
          <w:r>
            <w:fldChar w:fldCharType="separate"/>
          </w:r>
          <w:r>
            <w:t>25</w:t>
          </w:r>
          <w:r>
            <w:fldChar w:fldCharType="end"/>
          </w:r>
          <w:r>
            <w:rPr>
              <w:rFonts w:hint="eastAsia" w:ascii="宋体" w:hAnsi="宋体" w:cs="宋体"/>
              <w:szCs w:val="21"/>
            </w:rPr>
            <w:fldChar w:fldCharType="end"/>
          </w:r>
        </w:p>
        <w:p w14:paraId="2CBC8729">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_Toc3266 </w:instrText>
          </w:r>
          <w:r>
            <w:rPr>
              <w:rFonts w:hint="eastAsia" w:ascii="宋体" w:hAnsi="宋体" w:cs="宋体"/>
              <w:szCs w:val="21"/>
            </w:rPr>
            <w:fldChar w:fldCharType="separate"/>
          </w:r>
          <w:r>
            <w:rPr>
              <w:rFonts w:hint="eastAsia" w:ascii="宋体" w:hAnsi="宋体" w:eastAsia="宋体"/>
            </w:rPr>
            <w:t>2.5产品延伸</w:t>
          </w:r>
          <w:r>
            <w:tab/>
          </w:r>
          <w:r>
            <w:fldChar w:fldCharType="begin"/>
          </w:r>
          <w:r>
            <w:instrText xml:space="preserve"> PAGEREF _Toc3266 \h </w:instrText>
          </w:r>
          <w:r>
            <w:fldChar w:fldCharType="separate"/>
          </w:r>
          <w:r>
            <w:t>26</w:t>
          </w:r>
          <w:r>
            <w:fldChar w:fldCharType="end"/>
          </w:r>
          <w:r>
            <w:rPr>
              <w:rFonts w:hint="eastAsia" w:ascii="宋体" w:hAnsi="宋体" w:cs="宋体"/>
              <w:szCs w:val="21"/>
            </w:rPr>
            <w:fldChar w:fldCharType="end"/>
          </w:r>
        </w:p>
        <w:p w14:paraId="06657FC7">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_Toc171 </w:instrText>
          </w:r>
          <w:r>
            <w:rPr>
              <w:rFonts w:hint="eastAsia" w:ascii="宋体" w:hAnsi="宋体" w:cs="宋体"/>
              <w:szCs w:val="21"/>
            </w:rPr>
            <w:fldChar w:fldCharType="separate"/>
          </w:r>
          <w:r>
            <w:rPr>
              <w:rFonts w:hint="eastAsia"/>
              <w:szCs w:val="30"/>
            </w:rPr>
            <w:t>第三章</w:t>
          </w:r>
          <w:r>
            <w:rPr>
              <w:szCs w:val="30"/>
            </w:rPr>
            <w:t xml:space="preserve"> APP介绍</w:t>
          </w:r>
          <w:r>
            <w:tab/>
          </w:r>
          <w:r>
            <w:fldChar w:fldCharType="begin"/>
          </w:r>
          <w:r>
            <w:instrText xml:space="preserve"> PAGEREF _Toc171 \h </w:instrText>
          </w:r>
          <w:r>
            <w:fldChar w:fldCharType="separate"/>
          </w:r>
          <w:r>
            <w:t>27</w:t>
          </w:r>
          <w:r>
            <w:fldChar w:fldCharType="end"/>
          </w:r>
          <w:r>
            <w:rPr>
              <w:rFonts w:hint="eastAsia" w:ascii="宋体" w:hAnsi="宋体" w:cs="宋体"/>
              <w:szCs w:val="21"/>
            </w:rPr>
            <w:fldChar w:fldCharType="end"/>
          </w:r>
        </w:p>
        <w:p w14:paraId="6D5E5461">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_Toc19222 </w:instrText>
          </w:r>
          <w:r>
            <w:rPr>
              <w:rFonts w:hint="eastAsia" w:ascii="宋体" w:hAnsi="宋体" w:cs="宋体"/>
              <w:szCs w:val="21"/>
            </w:rPr>
            <w:fldChar w:fldCharType="separate"/>
          </w:r>
          <w:r>
            <w:rPr>
              <w:rFonts w:hint="eastAsia" w:ascii="宋体" w:hAnsi="宋体" w:eastAsia="宋体"/>
              <w:szCs w:val="24"/>
            </w:rPr>
            <w:t>3.1 APP功能简述</w:t>
          </w:r>
          <w:r>
            <w:tab/>
          </w:r>
          <w:r>
            <w:fldChar w:fldCharType="begin"/>
          </w:r>
          <w:r>
            <w:instrText xml:space="preserve"> PAGEREF _Toc19222 \h </w:instrText>
          </w:r>
          <w:r>
            <w:fldChar w:fldCharType="separate"/>
          </w:r>
          <w:r>
            <w:t>27</w:t>
          </w:r>
          <w:r>
            <w:fldChar w:fldCharType="end"/>
          </w:r>
          <w:r>
            <w:rPr>
              <w:rFonts w:hint="eastAsia" w:ascii="宋体" w:hAnsi="宋体" w:cs="宋体"/>
              <w:szCs w:val="21"/>
            </w:rPr>
            <w:fldChar w:fldCharType="end"/>
          </w:r>
        </w:p>
        <w:p w14:paraId="7D2E4607">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_Toc22542 </w:instrText>
          </w:r>
          <w:r>
            <w:rPr>
              <w:rFonts w:hint="eastAsia" w:ascii="宋体" w:hAnsi="宋体" w:cs="宋体"/>
              <w:szCs w:val="21"/>
            </w:rPr>
            <w:fldChar w:fldCharType="separate"/>
          </w:r>
          <w:r>
            <w:rPr>
              <w:rFonts w:hint="eastAsia" w:ascii="宋体" w:hAnsi="宋体" w:eastAsia="宋体"/>
              <w:szCs w:val="24"/>
            </w:rPr>
            <w:t>3.2 APP功能详述</w:t>
          </w:r>
          <w:r>
            <w:tab/>
          </w:r>
          <w:r>
            <w:fldChar w:fldCharType="begin"/>
          </w:r>
          <w:r>
            <w:instrText xml:space="preserve"> PAGEREF _Toc22542 \h </w:instrText>
          </w:r>
          <w:r>
            <w:fldChar w:fldCharType="separate"/>
          </w:r>
          <w:r>
            <w:t>27</w:t>
          </w:r>
          <w:r>
            <w:fldChar w:fldCharType="end"/>
          </w:r>
          <w:r>
            <w:rPr>
              <w:rFonts w:hint="eastAsia" w:ascii="宋体" w:hAnsi="宋体" w:cs="宋体"/>
              <w:szCs w:val="21"/>
            </w:rPr>
            <w:fldChar w:fldCharType="end"/>
          </w:r>
        </w:p>
        <w:p w14:paraId="670CBFD0">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_Toc4206 </w:instrText>
          </w:r>
          <w:r>
            <w:rPr>
              <w:rFonts w:hint="eastAsia" w:ascii="宋体" w:hAnsi="宋体" w:cs="宋体"/>
              <w:szCs w:val="21"/>
            </w:rPr>
            <w:fldChar w:fldCharType="separate"/>
          </w:r>
          <w:r>
            <w:rPr>
              <w:rFonts w:hint="eastAsia" w:ascii="宋体" w:hAnsi="宋体" w:eastAsia="宋体"/>
              <w:szCs w:val="24"/>
            </w:rPr>
            <w:t>3.3 APP软件技术</w:t>
          </w:r>
          <w:r>
            <w:tab/>
          </w:r>
          <w:r>
            <w:fldChar w:fldCharType="begin"/>
          </w:r>
          <w:r>
            <w:instrText xml:space="preserve"> PAGEREF _Toc4206 \h </w:instrText>
          </w:r>
          <w:r>
            <w:fldChar w:fldCharType="separate"/>
          </w:r>
          <w:r>
            <w:t>33</w:t>
          </w:r>
          <w:r>
            <w:fldChar w:fldCharType="end"/>
          </w:r>
          <w:r>
            <w:rPr>
              <w:rFonts w:hint="eastAsia" w:ascii="宋体" w:hAnsi="宋体" w:cs="宋体"/>
              <w:szCs w:val="21"/>
            </w:rPr>
            <w:fldChar w:fldCharType="end"/>
          </w:r>
        </w:p>
        <w:p w14:paraId="6182351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_Toc7591 </w:instrText>
          </w:r>
          <w:r>
            <w:rPr>
              <w:rFonts w:hint="eastAsia" w:ascii="宋体" w:hAnsi="宋体" w:cs="宋体"/>
              <w:szCs w:val="21"/>
            </w:rPr>
            <w:fldChar w:fldCharType="separate"/>
          </w:r>
          <w:r>
            <w:rPr>
              <w:rFonts w:hint="eastAsia" w:ascii="黑体" w:hAnsi="黑体" w:eastAsia="黑体"/>
            </w:rPr>
            <w:t>3</w:t>
          </w:r>
          <w:r>
            <w:rPr>
              <w:rFonts w:ascii="黑体" w:hAnsi="黑体" w:eastAsia="黑体"/>
            </w:rPr>
            <w:t>.</w:t>
          </w:r>
          <w:r>
            <w:rPr>
              <w:rFonts w:hint="eastAsia" w:ascii="黑体" w:hAnsi="黑体" w:eastAsia="黑体"/>
            </w:rPr>
            <w:t>3.1定位技术</w:t>
          </w:r>
          <w:r>
            <w:tab/>
          </w:r>
          <w:r>
            <w:fldChar w:fldCharType="begin"/>
          </w:r>
          <w:r>
            <w:instrText xml:space="preserve"> PAGEREF _Toc7591 \h </w:instrText>
          </w:r>
          <w:r>
            <w:fldChar w:fldCharType="separate"/>
          </w:r>
          <w:r>
            <w:t>33</w:t>
          </w:r>
          <w:r>
            <w:fldChar w:fldCharType="end"/>
          </w:r>
          <w:r>
            <w:rPr>
              <w:rFonts w:hint="eastAsia" w:ascii="宋体" w:hAnsi="宋体" w:cs="宋体"/>
              <w:szCs w:val="21"/>
            </w:rPr>
            <w:fldChar w:fldCharType="end"/>
          </w:r>
        </w:p>
        <w:p w14:paraId="07AED06F">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_Toc5725 </w:instrText>
          </w:r>
          <w:r>
            <w:rPr>
              <w:rFonts w:hint="eastAsia" w:ascii="宋体" w:hAnsi="宋体" w:cs="宋体"/>
              <w:szCs w:val="21"/>
            </w:rPr>
            <w:fldChar w:fldCharType="separate"/>
          </w:r>
          <w:r>
            <w:rPr>
              <w:rFonts w:hint="eastAsia" w:ascii="黑体" w:hAnsi="黑体" w:eastAsia="黑体"/>
            </w:rPr>
            <w:t>3</w:t>
          </w:r>
          <w:r>
            <w:rPr>
              <w:rFonts w:ascii="黑体" w:hAnsi="黑体" w:eastAsia="黑体"/>
            </w:rPr>
            <w:t>.</w:t>
          </w:r>
          <w:r>
            <w:rPr>
              <w:rFonts w:hint="eastAsia" w:ascii="黑体" w:hAnsi="黑体" w:eastAsia="黑体"/>
            </w:rPr>
            <w:t>3</w:t>
          </w:r>
          <w:r>
            <w:rPr>
              <w:rFonts w:ascii="黑体" w:hAnsi="黑体" w:eastAsia="黑体"/>
            </w:rPr>
            <w:t>.2</w:t>
          </w:r>
          <w:r>
            <w:rPr>
              <w:rFonts w:hint="eastAsia" w:ascii="黑体" w:hAnsi="黑体" w:eastAsia="黑体"/>
            </w:rPr>
            <w:t>基于大数据分析技术</w:t>
          </w:r>
          <w:r>
            <w:tab/>
          </w:r>
          <w:r>
            <w:fldChar w:fldCharType="begin"/>
          </w:r>
          <w:r>
            <w:instrText xml:space="preserve"> PAGEREF _Toc5725 \h </w:instrText>
          </w:r>
          <w:r>
            <w:fldChar w:fldCharType="separate"/>
          </w:r>
          <w:r>
            <w:t>33</w:t>
          </w:r>
          <w:r>
            <w:fldChar w:fldCharType="end"/>
          </w:r>
          <w:r>
            <w:rPr>
              <w:rFonts w:hint="eastAsia" w:ascii="宋体" w:hAnsi="宋体" w:cs="宋体"/>
              <w:szCs w:val="21"/>
            </w:rPr>
            <w:fldChar w:fldCharType="end"/>
          </w:r>
        </w:p>
        <w:p w14:paraId="49CEF935">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_Toc16584 </w:instrText>
          </w:r>
          <w:r>
            <w:rPr>
              <w:rFonts w:hint="eastAsia" w:ascii="宋体" w:hAnsi="宋体" w:cs="宋体"/>
              <w:szCs w:val="21"/>
            </w:rPr>
            <w:fldChar w:fldCharType="separate"/>
          </w:r>
          <w:r>
            <w:rPr>
              <w:rFonts w:hint="eastAsia" w:ascii="黑体" w:hAnsi="黑体" w:eastAsia="黑体"/>
            </w:rPr>
            <w:t>3</w:t>
          </w:r>
          <w:r>
            <w:rPr>
              <w:rFonts w:ascii="黑体" w:hAnsi="黑体" w:eastAsia="黑体"/>
            </w:rPr>
            <w:t>.</w:t>
          </w:r>
          <w:r>
            <w:rPr>
              <w:rFonts w:hint="eastAsia" w:ascii="黑体" w:hAnsi="黑体" w:eastAsia="黑体"/>
            </w:rPr>
            <w:t>3</w:t>
          </w:r>
          <w:r>
            <w:rPr>
              <w:rFonts w:ascii="黑体" w:hAnsi="黑体" w:eastAsia="黑体"/>
            </w:rPr>
            <w:t>.3</w:t>
          </w:r>
          <w:r>
            <w:rPr>
              <w:rFonts w:hint="eastAsia" w:ascii="黑体" w:hAnsi="黑体" w:eastAsia="黑体"/>
            </w:rPr>
            <w:t>数据安全技术</w:t>
          </w:r>
          <w:r>
            <w:tab/>
          </w:r>
          <w:r>
            <w:fldChar w:fldCharType="begin"/>
          </w:r>
          <w:r>
            <w:instrText xml:space="preserve"> PAGEREF _Toc16584 \h </w:instrText>
          </w:r>
          <w:r>
            <w:fldChar w:fldCharType="separate"/>
          </w:r>
          <w:r>
            <w:t>33</w:t>
          </w:r>
          <w:r>
            <w:fldChar w:fldCharType="end"/>
          </w:r>
          <w:r>
            <w:rPr>
              <w:rFonts w:hint="eastAsia" w:ascii="宋体" w:hAnsi="宋体" w:cs="宋体"/>
              <w:szCs w:val="21"/>
            </w:rPr>
            <w:fldChar w:fldCharType="end"/>
          </w:r>
        </w:p>
        <w:p w14:paraId="504843D1">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_Toc25302 </w:instrText>
          </w:r>
          <w:r>
            <w:rPr>
              <w:rFonts w:hint="eastAsia" w:ascii="宋体" w:hAnsi="宋体" w:cs="宋体"/>
              <w:szCs w:val="21"/>
            </w:rPr>
            <w:fldChar w:fldCharType="separate"/>
          </w:r>
          <w:r>
            <w:rPr>
              <w:rFonts w:ascii="黑体" w:hAnsi="黑体" w:eastAsia="黑体"/>
            </w:rPr>
            <w:t xml:space="preserve">3.3.4 </w:t>
          </w:r>
          <w:r>
            <w:rPr>
              <w:rFonts w:hint="eastAsia" w:ascii="黑体" w:hAnsi="黑体" w:eastAsia="黑体"/>
            </w:rPr>
            <w:t>Tomcatj技术</w:t>
          </w:r>
          <w:r>
            <w:tab/>
          </w:r>
          <w:r>
            <w:fldChar w:fldCharType="begin"/>
          </w:r>
          <w:r>
            <w:instrText xml:space="preserve"> PAGEREF _Toc25302 \h </w:instrText>
          </w:r>
          <w:r>
            <w:fldChar w:fldCharType="separate"/>
          </w:r>
          <w:r>
            <w:t>34</w:t>
          </w:r>
          <w:r>
            <w:fldChar w:fldCharType="end"/>
          </w:r>
          <w:r>
            <w:rPr>
              <w:rFonts w:hint="eastAsia" w:ascii="宋体" w:hAnsi="宋体" w:cs="宋体"/>
              <w:szCs w:val="21"/>
            </w:rPr>
            <w:fldChar w:fldCharType="end"/>
          </w:r>
        </w:p>
        <w:p w14:paraId="1F0F83F2">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_Toc15343 </w:instrText>
          </w:r>
          <w:r>
            <w:rPr>
              <w:rFonts w:hint="eastAsia" w:ascii="宋体" w:hAnsi="宋体" w:cs="宋体"/>
              <w:szCs w:val="21"/>
            </w:rPr>
            <w:fldChar w:fldCharType="separate"/>
          </w:r>
          <w:r>
            <w:rPr>
              <w:rFonts w:hint="eastAsia" w:ascii="黑体" w:hAnsi="黑体" w:eastAsia="黑体"/>
            </w:rPr>
            <w:t>3</w:t>
          </w:r>
          <w:r>
            <w:rPr>
              <w:rFonts w:ascii="黑体" w:hAnsi="黑体" w:eastAsia="黑体"/>
            </w:rPr>
            <w:t>.</w:t>
          </w:r>
          <w:r>
            <w:rPr>
              <w:rFonts w:hint="eastAsia" w:ascii="黑体" w:hAnsi="黑体" w:eastAsia="黑体"/>
            </w:rPr>
            <w:t>3</w:t>
          </w:r>
          <w:r>
            <w:rPr>
              <w:rFonts w:ascii="黑体" w:hAnsi="黑体" w:eastAsia="黑体"/>
            </w:rPr>
            <w:t xml:space="preserve">.5 </w:t>
          </w:r>
          <w:r>
            <w:rPr>
              <w:rFonts w:hint="eastAsia" w:ascii="黑体" w:hAnsi="黑体" w:eastAsia="黑体"/>
            </w:rPr>
            <w:t>Mysql技术</w:t>
          </w:r>
          <w:r>
            <w:tab/>
          </w:r>
          <w:r>
            <w:fldChar w:fldCharType="begin"/>
          </w:r>
          <w:r>
            <w:instrText xml:space="preserve"> PAGEREF _Toc15343 \h </w:instrText>
          </w:r>
          <w:r>
            <w:fldChar w:fldCharType="separate"/>
          </w:r>
          <w:r>
            <w:t>34</w:t>
          </w:r>
          <w:r>
            <w:fldChar w:fldCharType="end"/>
          </w:r>
          <w:r>
            <w:rPr>
              <w:rFonts w:hint="eastAsia" w:ascii="宋体" w:hAnsi="宋体" w:cs="宋体"/>
              <w:szCs w:val="21"/>
            </w:rPr>
            <w:fldChar w:fldCharType="end"/>
          </w:r>
        </w:p>
        <w:p w14:paraId="58EF84CA">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_Toc18763 </w:instrText>
          </w:r>
          <w:r>
            <w:rPr>
              <w:rFonts w:hint="eastAsia" w:ascii="宋体" w:hAnsi="宋体" w:cs="宋体"/>
              <w:szCs w:val="21"/>
            </w:rPr>
            <w:fldChar w:fldCharType="separate"/>
          </w:r>
          <w:r>
            <w:rPr>
              <w:rFonts w:hint="eastAsia" w:ascii="黑体" w:hAnsi="黑体" w:eastAsia="黑体"/>
            </w:rPr>
            <w:t>3</w:t>
          </w:r>
          <w:r>
            <w:rPr>
              <w:rFonts w:ascii="黑体" w:hAnsi="黑体" w:eastAsia="黑体"/>
            </w:rPr>
            <w:t>.</w:t>
          </w:r>
          <w:r>
            <w:rPr>
              <w:rFonts w:hint="eastAsia" w:ascii="黑体" w:hAnsi="黑体" w:eastAsia="黑体"/>
            </w:rPr>
            <w:t>3</w:t>
          </w:r>
          <w:r>
            <w:rPr>
              <w:rFonts w:ascii="黑体" w:hAnsi="黑体" w:eastAsia="黑体"/>
            </w:rPr>
            <w:t xml:space="preserve">.6 </w:t>
          </w:r>
          <w:r>
            <w:rPr>
              <w:rFonts w:hint="eastAsia" w:ascii="黑体" w:hAnsi="黑体" w:eastAsia="黑体"/>
            </w:rPr>
            <w:t>bootstrap技术</w:t>
          </w:r>
          <w:r>
            <w:tab/>
          </w:r>
          <w:r>
            <w:fldChar w:fldCharType="begin"/>
          </w:r>
          <w:r>
            <w:instrText xml:space="preserve"> PAGEREF _Toc18763 \h </w:instrText>
          </w:r>
          <w:r>
            <w:fldChar w:fldCharType="separate"/>
          </w:r>
          <w:r>
            <w:t>34</w:t>
          </w:r>
          <w:r>
            <w:fldChar w:fldCharType="end"/>
          </w:r>
          <w:r>
            <w:rPr>
              <w:rFonts w:hint="eastAsia" w:ascii="宋体" w:hAnsi="宋体" w:cs="宋体"/>
              <w:szCs w:val="21"/>
            </w:rPr>
            <w:fldChar w:fldCharType="end"/>
          </w:r>
        </w:p>
        <w:p w14:paraId="27530D29">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_Toc5106 </w:instrText>
          </w:r>
          <w:r>
            <w:rPr>
              <w:rFonts w:hint="eastAsia" w:ascii="宋体" w:hAnsi="宋体" w:cs="宋体"/>
              <w:szCs w:val="21"/>
            </w:rPr>
            <w:fldChar w:fldCharType="separate"/>
          </w:r>
          <w:r>
            <w:rPr>
              <w:rFonts w:hint="eastAsia"/>
              <w:bCs/>
              <w:szCs w:val="32"/>
            </w:rPr>
            <w:t>第四章  市场环境分析</w:t>
          </w:r>
          <w:r>
            <w:tab/>
          </w:r>
          <w:r>
            <w:fldChar w:fldCharType="begin"/>
          </w:r>
          <w:r>
            <w:instrText xml:space="preserve"> PAGEREF _Toc5106 \h </w:instrText>
          </w:r>
          <w:r>
            <w:fldChar w:fldCharType="separate"/>
          </w:r>
          <w:r>
            <w:t>35</w:t>
          </w:r>
          <w:r>
            <w:fldChar w:fldCharType="end"/>
          </w:r>
          <w:r>
            <w:rPr>
              <w:rFonts w:hint="eastAsia" w:ascii="宋体" w:hAnsi="宋体" w:cs="宋体"/>
              <w:szCs w:val="21"/>
            </w:rPr>
            <w:fldChar w:fldCharType="end"/>
          </w:r>
        </w:p>
        <w:p w14:paraId="44E74B8B">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_Toc26047 </w:instrText>
          </w:r>
          <w:r>
            <w:rPr>
              <w:rFonts w:hint="eastAsia" w:ascii="宋体" w:hAnsi="宋体" w:cs="宋体"/>
              <w:szCs w:val="21"/>
            </w:rPr>
            <w:fldChar w:fldCharType="separate"/>
          </w:r>
          <w:r>
            <w:rPr>
              <w:rFonts w:ascii="宋体" w:hAnsi="宋体" w:cs="宋体"/>
              <w:bCs/>
            </w:rPr>
            <w:t>4.1 供应商分析</w:t>
          </w:r>
          <w:r>
            <w:tab/>
          </w:r>
          <w:r>
            <w:fldChar w:fldCharType="begin"/>
          </w:r>
          <w:r>
            <w:instrText xml:space="preserve"> PAGEREF _Toc26047 \h </w:instrText>
          </w:r>
          <w:r>
            <w:fldChar w:fldCharType="separate"/>
          </w:r>
          <w:r>
            <w:t>35</w:t>
          </w:r>
          <w:r>
            <w:fldChar w:fldCharType="end"/>
          </w:r>
          <w:r>
            <w:rPr>
              <w:rFonts w:hint="eastAsia" w:ascii="宋体" w:hAnsi="宋体" w:cs="宋体"/>
              <w:szCs w:val="21"/>
            </w:rPr>
            <w:fldChar w:fldCharType="end"/>
          </w:r>
        </w:p>
        <w:p w14:paraId="031B537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_Toc32062 </w:instrText>
          </w:r>
          <w:r>
            <w:rPr>
              <w:rFonts w:hint="eastAsia" w:ascii="宋体" w:hAnsi="宋体" w:cs="宋体"/>
              <w:szCs w:val="21"/>
            </w:rPr>
            <w:fldChar w:fldCharType="separate"/>
          </w:r>
          <w:r>
            <w:rPr>
              <w:rFonts w:ascii="宋体" w:hAnsi="宋体" w:cs="宋体"/>
              <w:bCs/>
              <w:szCs w:val="21"/>
            </w:rPr>
            <w:t>4.1.1 智慧养老供应商类型及市场格局</w:t>
          </w:r>
          <w:r>
            <w:tab/>
          </w:r>
          <w:r>
            <w:fldChar w:fldCharType="begin"/>
          </w:r>
          <w:r>
            <w:instrText xml:space="preserve"> PAGEREF _Toc32062 \h </w:instrText>
          </w:r>
          <w:r>
            <w:fldChar w:fldCharType="separate"/>
          </w:r>
          <w:r>
            <w:t>35</w:t>
          </w:r>
          <w:r>
            <w:fldChar w:fldCharType="end"/>
          </w:r>
          <w:r>
            <w:rPr>
              <w:rFonts w:hint="eastAsia" w:ascii="宋体" w:hAnsi="宋体" w:cs="宋体"/>
              <w:szCs w:val="21"/>
            </w:rPr>
            <w:fldChar w:fldCharType="end"/>
          </w:r>
        </w:p>
        <w:p w14:paraId="32BB9D00">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_Toc27002 </w:instrText>
          </w:r>
          <w:r>
            <w:rPr>
              <w:rFonts w:hint="eastAsia" w:ascii="宋体" w:hAnsi="宋体" w:cs="宋体"/>
              <w:szCs w:val="21"/>
            </w:rPr>
            <w:fldChar w:fldCharType="separate"/>
          </w:r>
          <w:r>
            <w:rPr>
              <w:rFonts w:ascii="宋体" w:hAnsi="宋体" w:cs="宋体"/>
              <w:bCs/>
              <w:szCs w:val="21"/>
            </w:rPr>
            <w:t>4.1.2 供应商议价能力</w:t>
          </w:r>
          <w:r>
            <w:tab/>
          </w:r>
          <w:r>
            <w:fldChar w:fldCharType="begin"/>
          </w:r>
          <w:r>
            <w:instrText xml:space="preserve"> PAGEREF _Toc27002 \h </w:instrText>
          </w:r>
          <w:r>
            <w:fldChar w:fldCharType="separate"/>
          </w:r>
          <w:r>
            <w:t>36</w:t>
          </w:r>
          <w:r>
            <w:fldChar w:fldCharType="end"/>
          </w:r>
          <w:r>
            <w:rPr>
              <w:rFonts w:hint="eastAsia" w:ascii="宋体" w:hAnsi="宋体" w:cs="宋体"/>
              <w:szCs w:val="21"/>
            </w:rPr>
            <w:fldChar w:fldCharType="end"/>
          </w:r>
        </w:p>
        <w:p w14:paraId="1F69A078">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_Toc16459 </w:instrText>
          </w:r>
          <w:r>
            <w:rPr>
              <w:rFonts w:hint="eastAsia" w:ascii="宋体" w:hAnsi="宋体" w:cs="宋体"/>
              <w:szCs w:val="21"/>
            </w:rPr>
            <w:fldChar w:fldCharType="separate"/>
          </w:r>
          <w:r>
            <w:rPr>
              <w:rFonts w:ascii="宋体" w:hAnsi="宋体" w:cs="宋体"/>
              <w:bCs/>
            </w:rPr>
            <w:t>4.2 客户分析</w:t>
          </w:r>
          <w:r>
            <w:tab/>
          </w:r>
          <w:r>
            <w:fldChar w:fldCharType="begin"/>
          </w:r>
          <w:r>
            <w:instrText xml:space="preserve"> PAGEREF _Toc16459 \h </w:instrText>
          </w:r>
          <w:r>
            <w:fldChar w:fldCharType="separate"/>
          </w:r>
          <w:r>
            <w:t>37</w:t>
          </w:r>
          <w:r>
            <w:fldChar w:fldCharType="end"/>
          </w:r>
          <w:r>
            <w:rPr>
              <w:rFonts w:hint="eastAsia" w:ascii="宋体" w:hAnsi="宋体" w:cs="宋体"/>
              <w:szCs w:val="21"/>
            </w:rPr>
            <w:fldChar w:fldCharType="end"/>
          </w:r>
        </w:p>
        <w:p w14:paraId="68EC433E">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_Toc3642 </w:instrText>
          </w:r>
          <w:r>
            <w:rPr>
              <w:rFonts w:hint="eastAsia" w:ascii="宋体" w:hAnsi="宋体" w:cs="宋体"/>
              <w:szCs w:val="21"/>
            </w:rPr>
            <w:fldChar w:fldCharType="separate"/>
          </w:r>
          <w:r>
            <w:rPr>
              <w:rFonts w:hint="eastAsia" w:ascii="宋体" w:hAnsi="宋体" w:cs="宋体"/>
              <w:bCs/>
              <w:szCs w:val="21"/>
            </w:rPr>
            <w:t>4.2.1客户</w:t>
          </w:r>
          <w:r>
            <w:rPr>
              <w:rFonts w:ascii="宋体" w:hAnsi="宋体" w:cs="宋体"/>
              <w:bCs/>
              <w:szCs w:val="21"/>
            </w:rPr>
            <w:t>需求市场</w:t>
          </w:r>
          <w:r>
            <w:tab/>
          </w:r>
          <w:r>
            <w:fldChar w:fldCharType="begin"/>
          </w:r>
          <w:r>
            <w:instrText xml:space="preserve"> PAGEREF _Toc3642 \h </w:instrText>
          </w:r>
          <w:r>
            <w:fldChar w:fldCharType="separate"/>
          </w:r>
          <w:r>
            <w:t>37</w:t>
          </w:r>
          <w:r>
            <w:fldChar w:fldCharType="end"/>
          </w:r>
          <w:r>
            <w:rPr>
              <w:rFonts w:hint="eastAsia" w:ascii="宋体" w:hAnsi="宋体" w:cs="宋体"/>
              <w:szCs w:val="21"/>
            </w:rPr>
            <w:fldChar w:fldCharType="end"/>
          </w:r>
        </w:p>
        <w:p w14:paraId="74A8D27C">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_Toc32374 </w:instrText>
          </w:r>
          <w:r>
            <w:rPr>
              <w:rFonts w:hint="eastAsia" w:ascii="宋体" w:hAnsi="宋体" w:cs="宋体"/>
              <w:szCs w:val="21"/>
            </w:rPr>
            <w:fldChar w:fldCharType="separate"/>
          </w:r>
          <w:r>
            <w:rPr>
              <w:rFonts w:hint="eastAsia" w:ascii="宋体" w:hAnsi="宋体" w:cs="宋体"/>
              <w:bCs/>
              <w:szCs w:val="21"/>
            </w:rPr>
            <w:t>4.2.2客户</w:t>
          </w:r>
          <w:r>
            <w:rPr>
              <w:rFonts w:ascii="宋体" w:hAnsi="宋体" w:cs="宋体"/>
              <w:bCs/>
              <w:szCs w:val="21"/>
            </w:rPr>
            <w:t>市场</w:t>
          </w:r>
          <w:r>
            <w:rPr>
              <w:rFonts w:hint="eastAsia" w:ascii="宋体" w:hAnsi="宋体" w:cs="宋体"/>
              <w:bCs/>
              <w:szCs w:val="21"/>
            </w:rPr>
            <w:t>趋势</w:t>
          </w:r>
          <w:r>
            <w:tab/>
          </w:r>
          <w:r>
            <w:fldChar w:fldCharType="begin"/>
          </w:r>
          <w:r>
            <w:instrText xml:space="preserve"> PAGEREF _Toc32374 \h </w:instrText>
          </w:r>
          <w:r>
            <w:fldChar w:fldCharType="separate"/>
          </w:r>
          <w:r>
            <w:t>37</w:t>
          </w:r>
          <w:r>
            <w:fldChar w:fldCharType="end"/>
          </w:r>
          <w:r>
            <w:rPr>
              <w:rFonts w:hint="eastAsia" w:ascii="宋体" w:hAnsi="宋体" w:cs="宋体"/>
              <w:szCs w:val="21"/>
            </w:rPr>
            <w:fldChar w:fldCharType="end"/>
          </w:r>
        </w:p>
        <w:p w14:paraId="72D52480">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_Toc27673 </w:instrText>
          </w:r>
          <w:r>
            <w:rPr>
              <w:rFonts w:hint="eastAsia" w:ascii="宋体" w:hAnsi="宋体" w:cs="宋体"/>
              <w:szCs w:val="21"/>
            </w:rPr>
            <w:fldChar w:fldCharType="separate"/>
          </w:r>
          <w:r>
            <w:rPr>
              <w:rFonts w:ascii="宋体" w:hAnsi="宋体" w:cs="宋体"/>
              <w:bCs/>
            </w:rPr>
            <w:t>4.3 竞争者分析</w:t>
          </w:r>
          <w:r>
            <w:tab/>
          </w:r>
          <w:r>
            <w:fldChar w:fldCharType="begin"/>
          </w:r>
          <w:r>
            <w:instrText xml:space="preserve"> PAGEREF _Toc27673 \h </w:instrText>
          </w:r>
          <w:r>
            <w:fldChar w:fldCharType="separate"/>
          </w:r>
          <w:r>
            <w:t>38</w:t>
          </w:r>
          <w:r>
            <w:fldChar w:fldCharType="end"/>
          </w:r>
          <w:r>
            <w:rPr>
              <w:rFonts w:hint="eastAsia" w:ascii="宋体" w:hAnsi="宋体" w:cs="宋体"/>
              <w:szCs w:val="21"/>
            </w:rPr>
            <w:fldChar w:fldCharType="end"/>
          </w:r>
        </w:p>
        <w:p w14:paraId="2DB781C3">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_Toc17115 </w:instrText>
          </w:r>
          <w:r>
            <w:rPr>
              <w:rFonts w:hint="eastAsia" w:ascii="宋体" w:hAnsi="宋体" w:cs="宋体"/>
              <w:szCs w:val="21"/>
            </w:rPr>
            <w:fldChar w:fldCharType="separate"/>
          </w:r>
          <w:r>
            <w:rPr>
              <w:rFonts w:ascii="宋体" w:hAnsi="宋体" w:cs="宋体"/>
              <w:bCs/>
              <w:szCs w:val="21"/>
            </w:rPr>
            <w:t>4.</w:t>
          </w:r>
          <w:r>
            <w:rPr>
              <w:rFonts w:hint="eastAsia" w:ascii="宋体" w:hAnsi="宋体" w:cs="宋体"/>
              <w:bCs/>
              <w:szCs w:val="21"/>
            </w:rPr>
            <w:t>3</w:t>
          </w:r>
          <w:r>
            <w:rPr>
              <w:rFonts w:ascii="宋体" w:hAnsi="宋体" w:cs="宋体"/>
              <w:bCs/>
              <w:szCs w:val="21"/>
            </w:rPr>
            <w:t>.1 竞</w:t>
          </w:r>
          <w:r>
            <w:rPr>
              <w:rFonts w:hint="eastAsia" w:ascii="宋体" w:hAnsi="宋体" w:cs="宋体"/>
              <w:bCs/>
              <w:szCs w:val="21"/>
            </w:rPr>
            <w:t>品分析</w:t>
          </w:r>
          <w:r>
            <w:tab/>
          </w:r>
          <w:r>
            <w:fldChar w:fldCharType="begin"/>
          </w:r>
          <w:r>
            <w:instrText xml:space="preserve"> PAGEREF _Toc17115 \h </w:instrText>
          </w:r>
          <w:r>
            <w:fldChar w:fldCharType="separate"/>
          </w:r>
          <w:r>
            <w:t>38</w:t>
          </w:r>
          <w:r>
            <w:fldChar w:fldCharType="end"/>
          </w:r>
          <w:r>
            <w:rPr>
              <w:rFonts w:hint="eastAsia" w:ascii="宋体" w:hAnsi="宋体" w:cs="宋体"/>
              <w:szCs w:val="21"/>
            </w:rPr>
            <w:fldChar w:fldCharType="end"/>
          </w:r>
        </w:p>
        <w:p w14:paraId="4220C29E">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_Toc3972 </w:instrText>
          </w:r>
          <w:r>
            <w:rPr>
              <w:rFonts w:hint="eastAsia" w:ascii="宋体" w:hAnsi="宋体" w:cs="宋体"/>
              <w:szCs w:val="21"/>
            </w:rPr>
            <w:fldChar w:fldCharType="separate"/>
          </w:r>
          <w:r>
            <w:rPr>
              <w:rFonts w:ascii="宋体" w:hAnsi="宋体" w:cs="宋体"/>
              <w:bCs/>
              <w:szCs w:val="21"/>
            </w:rPr>
            <w:t>4.2.2 竞争核心维度</w:t>
          </w:r>
          <w:r>
            <w:tab/>
          </w:r>
          <w:r>
            <w:fldChar w:fldCharType="begin"/>
          </w:r>
          <w:r>
            <w:instrText xml:space="preserve"> PAGEREF _Toc3972 \h </w:instrText>
          </w:r>
          <w:r>
            <w:fldChar w:fldCharType="separate"/>
          </w:r>
          <w:r>
            <w:t>39</w:t>
          </w:r>
          <w:r>
            <w:fldChar w:fldCharType="end"/>
          </w:r>
          <w:r>
            <w:rPr>
              <w:rFonts w:hint="eastAsia" w:ascii="宋体" w:hAnsi="宋体" w:cs="宋体"/>
              <w:szCs w:val="21"/>
            </w:rPr>
            <w:fldChar w:fldCharType="end"/>
          </w:r>
        </w:p>
        <w:p w14:paraId="27186A88">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_Toc26351 </w:instrText>
          </w:r>
          <w:r>
            <w:rPr>
              <w:rFonts w:hint="eastAsia" w:ascii="宋体" w:hAnsi="宋体" w:cs="宋体"/>
              <w:szCs w:val="21"/>
            </w:rPr>
            <w:fldChar w:fldCharType="separate"/>
          </w:r>
          <w:r>
            <w:rPr>
              <w:rFonts w:ascii="宋体" w:hAnsi="宋体" w:cs="宋体"/>
              <w:bCs/>
            </w:rPr>
            <w:t>4.4 替代品分析</w:t>
          </w:r>
          <w:r>
            <w:tab/>
          </w:r>
          <w:r>
            <w:fldChar w:fldCharType="begin"/>
          </w:r>
          <w:r>
            <w:instrText xml:space="preserve"> PAGEREF _Toc26351 \h </w:instrText>
          </w:r>
          <w:r>
            <w:fldChar w:fldCharType="separate"/>
          </w:r>
          <w:r>
            <w:t>40</w:t>
          </w:r>
          <w:r>
            <w:fldChar w:fldCharType="end"/>
          </w:r>
          <w:r>
            <w:rPr>
              <w:rFonts w:hint="eastAsia" w:ascii="宋体" w:hAnsi="宋体" w:cs="宋体"/>
              <w:szCs w:val="21"/>
            </w:rPr>
            <w:fldChar w:fldCharType="end"/>
          </w:r>
        </w:p>
        <w:p w14:paraId="7B5E2F7D">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_Toc22509 </w:instrText>
          </w:r>
          <w:r>
            <w:rPr>
              <w:rFonts w:hint="eastAsia" w:ascii="宋体" w:hAnsi="宋体" w:cs="宋体"/>
              <w:szCs w:val="21"/>
            </w:rPr>
            <w:fldChar w:fldCharType="separate"/>
          </w:r>
          <w:r>
            <w:rPr>
              <w:rFonts w:hint="eastAsia" w:ascii="黑体" w:hAnsi="黑体" w:eastAsia="黑体"/>
            </w:rPr>
            <w:t>4.4.1</w:t>
          </w:r>
          <w:r>
            <w:rPr>
              <w:rFonts w:ascii="黑体" w:hAnsi="黑体" w:eastAsia="黑体"/>
            </w:rPr>
            <w:t>传统养老模式对智慧养老的替代</w:t>
          </w:r>
          <w:r>
            <w:tab/>
          </w:r>
          <w:r>
            <w:fldChar w:fldCharType="begin"/>
          </w:r>
          <w:r>
            <w:instrText xml:space="preserve"> PAGEREF _Toc22509 \h </w:instrText>
          </w:r>
          <w:r>
            <w:fldChar w:fldCharType="separate"/>
          </w:r>
          <w:r>
            <w:t>40</w:t>
          </w:r>
          <w:r>
            <w:fldChar w:fldCharType="end"/>
          </w:r>
          <w:r>
            <w:rPr>
              <w:rFonts w:hint="eastAsia" w:ascii="宋体" w:hAnsi="宋体" w:cs="宋体"/>
              <w:szCs w:val="21"/>
            </w:rPr>
            <w:fldChar w:fldCharType="end"/>
          </w:r>
        </w:p>
        <w:p w14:paraId="53C9971A">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_Toc20706 </w:instrText>
          </w:r>
          <w:r>
            <w:rPr>
              <w:rFonts w:hint="eastAsia" w:ascii="宋体" w:hAnsi="宋体" w:cs="宋体"/>
              <w:szCs w:val="21"/>
            </w:rPr>
            <w:fldChar w:fldCharType="separate"/>
          </w:r>
          <w:r>
            <w:rPr>
              <w:rFonts w:hint="eastAsia" w:ascii="宋体" w:hAnsi="宋体" w:cs="宋体"/>
              <w:bCs/>
              <w:szCs w:val="21"/>
            </w:rPr>
            <w:t xml:space="preserve">4.4.2 </w:t>
          </w:r>
          <w:r>
            <w:rPr>
              <w:rFonts w:ascii="宋体" w:hAnsi="宋体" w:cs="宋体"/>
              <w:bCs/>
              <w:szCs w:val="21"/>
            </w:rPr>
            <w:t>非智能化养老产品对智慧养老设备的替代</w:t>
          </w:r>
          <w:r>
            <w:tab/>
          </w:r>
          <w:r>
            <w:fldChar w:fldCharType="begin"/>
          </w:r>
          <w:r>
            <w:instrText xml:space="preserve"> PAGEREF _Toc20706 \h </w:instrText>
          </w:r>
          <w:r>
            <w:fldChar w:fldCharType="separate"/>
          </w:r>
          <w:r>
            <w:t>41</w:t>
          </w:r>
          <w:r>
            <w:fldChar w:fldCharType="end"/>
          </w:r>
          <w:r>
            <w:rPr>
              <w:rFonts w:hint="eastAsia" w:ascii="宋体" w:hAnsi="宋体" w:cs="宋体"/>
              <w:szCs w:val="21"/>
            </w:rPr>
            <w:fldChar w:fldCharType="end"/>
          </w:r>
        </w:p>
        <w:p w14:paraId="4E9BABD2">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_Toc11562 </w:instrText>
          </w:r>
          <w:r>
            <w:rPr>
              <w:rFonts w:hint="eastAsia" w:ascii="宋体" w:hAnsi="宋体" w:cs="宋体"/>
              <w:szCs w:val="21"/>
            </w:rPr>
            <w:fldChar w:fldCharType="separate"/>
          </w:r>
          <w:r>
            <w:rPr>
              <w:rFonts w:hint="eastAsia" w:ascii="黑体" w:hAnsi="黑体" w:eastAsia="黑体"/>
            </w:rPr>
            <w:t>4.2.3</w:t>
          </w:r>
          <w:r>
            <w:rPr>
              <w:rFonts w:ascii="黑体" w:hAnsi="黑体" w:eastAsia="黑体"/>
            </w:rPr>
            <w:t>新兴替代性服务对智慧养老的冲击</w:t>
          </w:r>
          <w:r>
            <w:tab/>
          </w:r>
          <w:r>
            <w:fldChar w:fldCharType="begin"/>
          </w:r>
          <w:r>
            <w:instrText xml:space="preserve"> PAGEREF _Toc11562 \h </w:instrText>
          </w:r>
          <w:r>
            <w:fldChar w:fldCharType="separate"/>
          </w:r>
          <w:r>
            <w:t>42</w:t>
          </w:r>
          <w:r>
            <w:fldChar w:fldCharType="end"/>
          </w:r>
          <w:r>
            <w:rPr>
              <w:rFonts w:hint="eastAsia" w:ascii="宋体" w:hAnsi="宋体" w:cs="宋体"/>
              <w:szCs w:val="21"/>
            </w:rPr>
            <w:fldChar w:fldCharType="end"/>
          </w:r>
        </w:p>
        <w:p w14:paraId="0B712690">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_Toc527 </w:instrText>
          </w:r>
          <w:r>
            <w:rPr>
              <w:rFonts w:hint="eastAsia" w:ascii="宋体" w:hAnsi="宋体" w:cs="宋体"/>
              <w:szCs w:val="21"/>
            </w:rPr>
            <w:fldChar w:fldCharType="separate"/>
          </w:r>
          <w:r>
            <w:rPr>
              <w:rFonts w:ascii="宋体" w:hAnsi="宋体" w:cs="宋体"/>
              <w:bCs/>
            </w:rPr>
            <w:t>4.5 潜在进入者分析</w:t>
          </w:r>
          <w:r>
            <w:tab/>
          </w:r>
          <w:r>
            <w:fldChar w:fldCharType="begin"/>
          </w:r>
          <w:r>
            <w:instrText xml:space="preserve"> PAGEREF _Toc527 \h </w:instrText>
          </w:r>
          <w:r>
            <w:fldChar w:fldCharType="separate"/>
          </w:r>
          <w:r>
            <w:t>42</w:t>
          </w:r>
          <w:r>
            <w:fldChar w:fldCharType="end"/>
          </w:r>
          <w:r>
            <w:rPr>
              <w:rFonts w:hint="eastAsia" w:ascii="宋体" w:hAnsi="宋体" w:cs="宋体"/>
              <w:szCs w:val="21"/>
            </w:rPr>
            <w:fldChar w:fldCharType="end"/>
          </w:r>
        </w:p>
        <w:p w14:paraId="5D8D6F2E">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_Toc18582 </w:instrText>
          </w:r>
          <w:r>
            <w:rPr>
              <w:rFonts w:hint="eastAsia" w:ascii="宋体" w:hAnsi="宋体" w:cs="宋体"/>
              <w:szCs w:val="21"/>
            </w:rPr>
            <w:fldChar w:fldCharType="separate"/>
          </w:r>
          <w:r>
            <w:rPr>
              <w:rFonts w:hint="eastAsia"/>
            </w:rPr>
            <w:t>第五章 营销策略</w:t>
          </w:r>
          <w:r>
            <w:tab/>
          </w:r>
          <w:r>
            <w:fldChar w:fldCharType="begin"/>
          </w:r>
          <w:r>
            <w:instrText xml:space="preserve"> PAGEREF _Toc18582 \h </w:instrText>
          </w:r>
          <w:r>
            <w:fldChar w:fldCharType="separate"/>
          </w:r>
          <w:r>
            <w:t>44</w:t>
          </w:r>
          <w:r>
            <w:fldChar w:fldCharType="end"/>
          </w:r>
          <w:r>
            <w:rPr>
              <w:rFonts w:hint="eastAsia" w:ascii="宋体" w:hAnsi="宋体" w:cs="宋体"/>
              <w:szCs w:val="21"/>
            </w:rPr>
            <w:fldChar w:fldCharType="end"/>
          </w:r>
        </w:p>
        <w:p w14:paraId="52A676F2">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_Toc24078 </w:instrText>
          </w:r>
          <w:r>
            <w:rPr>
              <w:rFonts w:hint="eastAsia" w:ascii="宋体" w:hAnsi="宋体" w:cs="宋体"/>
              <w:szCs w:val="21"/>
            </w:rPr>
            <w:fldChar w:fldCharType="separate"/>
          </w:r>
          <w:r>
            <w:rPr>
              <w:rFonts w:ascii="宋体" w:hAnsi="宋体" w:eastAsia="宋体"/>
              <w:szCs w:val="24"/>
            </w:rPr>
            <w:t xml:space="preserve">5.1 </w:t>
          </w:r>
          <w:r>
            <w:rPr>
              <w:rFonts w:hint="eastAsia" w:ascii="宋体" w:hAnsi="宋体" w:eastAsia="宋体"/>
              <w:szCs w:val="24"/>
            </w:rPr>
            <w:t>新媒体推广</w:t>
          </w:r>
          <w:r>
            <w:tab/>
          </w:r>
          <w:r>
            <w:fldChar w:fldCharType="begin"/>
          </w:r>
          <w:r>
            <w:instrText xml:space="preserve"> PAGEREF _Toc24078 \h </w:instrText>
          </w:r>
          <w:r>
            <w:fldChar w:fldCharType="separate"/>
          </w:r>
          <w:r>
            <w:t>44</w:t>
          </w:r>
          <w:r>
            <w:fldChar w:fldCharType="end"/>
          </w:r>
          <w:r>
            <w:rPr>
              <w:rFonts w:hint="eastAsia" w:ascii="宋体" w:hAnsi="宋体" w:cs="宋体"/>
              <w:szCs w:val="21"/>
            </w:rPr>
            <w:fldChar w:fldCharType="end"/>
          </w:r>
        </w:p>
        <w:p w14:paraId="009B3BA8">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_Toc30832 </w:instrText>
          </w:r>
          <w:r>
            <w:rPr>
              <w:rFonts w:hint="eastAsia" w:ascii="宋体" w:hAnsi="宋体" w:cs="宋体"/>
              <w:szCs w:val="21"/>
            </w:rPr>
            <w:fldChar w:fldCharType="separate"/>
          </w:r>
          <w:r>
            <w:rPr>
              <w:rFonts w:hint="eastAsia" w:ascii="黑体" w:hAnsi="黑体" w:eastAsia="黑体"/>
            </w:rPr>
            <w:t>5.1.1多平台联动</w:t>
          </w:r>
          <w:r>
            <w:tab/>
          </w:r>
          <w:r>
            <w:fldChar w:fldCharType="begin"/>
          </w:r>
          <w:r>
            <w:instrText xml:space="preserve"> PAGEREF _Toc30832 \h </w:instrText>
          </w:r>
          <w:r>
            <w:fldChar w:fldCharType="separate"/>
          </w:r>
          <w:r>
            <w:t>44</w:t>
          </w:r>
          <w:r>
            <w:fldChar w:fldCharType="end"/>
          </w:r>
          <w:r>
            <w:rPr>
              <w:rFonts w:hint="eastAsia" w:ascii="宋体" w:hAnsi="宋体" w:cs="宋体"/>
              <w:szCs w:val="21"/>
            </w:rPr>
            <w:fldChar w:fldCharType="end"/>
          </w:r>
        </w:p>
        <w:p w14:paraId="3D165FDD">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_Toc5915 </w:instrText>
          </w:r>
          <w:r>
            <w:rPr>
              <w:rFonts w:hint="eastAsia" w:ascii="宋体" w:hAnsi="宋体" w:cs="宋体"/>
              <w:szCs w:val="21"/>
            </w:rPr>
            <w:fldChar w:fldCharType="separate"/>
          </w:r>
          <w:r>
            <w:rPr>
              <w:rFonts w:hint="eastAsia" w:ascii="黑体" w:hAnsi="黑体" w:eastAsia="黑体"/>
            </w:rPr>
            <w:t>5.1.2与有老年粉丝基础的网红合作</w:t>
          </w:r>
          <w:r>
            <w:tab/>
          </w:r>
          <w:r>
            <w:fldChar w:fldCharType="begin"/>
          </w:r>
          <w:r>
            <w:instrText xml:space="preserve"> PAGEREF _Toc5915 \h </w:instrText>
          </w:r>
          <w:r>
            <w:fldChar w:fldCharType="separate"/>
          </w:r>
          <w:r>
            <w:t>45</w:t>
          </w:r>
          <w:r>
            <w:fldChar w:fldCharType="end"/>
          </w:r>
          <w:r>
            <w:rPr>
              <w:rFonts w:hint="eastAsia" w:ascii="宋体" w:hAnsi="宋体" w:cs="宋体"/>
              <w:szCs w:val="21"/>
            </w:rPr>
            <w:fldChar w:fldCharType="end"/>
          </w:r>
        </w:p>
        <w:p w14:paraId="445915C7">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_Toc14100 </w:instrText>
          </w:r>
          <w:r>
            <w:rPr>
              <w:rFonts w:hint="eastAsia" w:ascii="宋体" w:hAnsi="宋体" w:cs="宋体"/>
              <w:szCs w:val="21"/>
            </w:rPr>
            <w:fldChar w:fldCharType="separate"/>
          </w:r>
          <w:r>
            <w:rPr>
              <w:rFonts w:hint="eastAsia" w:ascii="黑体" w:hAnsi="黑体" w:eastAsia="黑体"/>
            </w:rPr>
            <w:t>5.1.3老用户分享会</w:t>
          </w:r>
          <w:r>
            <w:tab/>
          </w:r>
          <w:r>
            <w:fldChar w:fldCharType="begin"/>
          </w:r>
          <w:r>
            <w:instrText xml:space="preserve"> PAGEREF _Toc14100 \h </w:instrText>
          </w:r>
          <w:r>
            <w:fldChar w:fldCharType="separate"/>
          </w:r>
          <w:r>
            <w:t>45</w:t>
          </w:r>
          <w:r>
            <w:fldChar w:fldCharType="end"/>
          </w:r>
          <w:r>
            <w:rPr>
              <w:rFonts w:hint="eastAsia" w:ascii="宋体" w:hAnsi="宋体" w:cs="宋体"/>
              <w:szCs w:val="21"/>
            </w:rPr>
            <w:fldChar w:fldCharType="end"/>
          </w:r>
        </w:p>
        <w:p w14:paraId="7803B81C">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_Toc21232 </w:instrText>
          </w:r>
          <w:r>
            <w:rPr>
              <w:rFonts w:hint="eastAsia" w:ascii="宋体" w:hAnsi="宋体" w:cs="宋体"/>
              <w:szCs w:val="21"/>
            </w:rPr>
            <w:fldChar w:fldCharType="separate"/>
          </w:r>
          <w:r>
            <w:rPr>
              <w:rFonts w:hint="eastAsia" w:ascii="宋体" w:hAnsi="宋体" w:eastAsia="宋体"/>
              <w:szCs w:val="24"/>
            </w:rPr>
            <w:t>5</w:t>
          </w:r>
          <w:r>
            <w:rPr>
              <w:rFonts w:ascii="宋体" w:hAnsi="宋体" w:eastAsia="宋体"/>
              <w:szCs w:val="24"/>
            </w:rPr>
            <w:t xml:space="preserve">.2 </w:t>
          </w:r>
          <w:r>
            <w:rPr>
              <w:rFonts w:hint="eastAsia" w:ascii="宋体" w:hAnsi="宋体" w:eastAsia="宋体"/>
              <w:szCs w:val="24"/>
            </w:rPr>
            <w:t>传统媒体推广</w:t>
          </w:r>
          <w:r>
            <w:tab/>
          </w:r>
          <w:r>
            <w:fldChar w:fldCharType="begin"/>
          </w:r>
          <w:r>
            <w:instrText xml:space="preserve"> PAGEREF _Toc21232 \h </w:instrText>
          </w:r>
          <w:r>
            <w:fldChar w:fldCharType="separate"/>
          </w:r>
          <w:r>
            <w:t>45</w:t>
          </w:r>
          <w:r>
            <w:fldChar w:fldCharType="end"/>
          </w:r>
          <w:r>
            <w:rPr>
              <w:rFonts w:hint="eastAsia" w:ascii="宋体" w:hAnsi="宋体" w:cs="宋体"/>
              <w:szCs w:val="21"/>
            </w:rPr>
            <w:fldChar w:fldCharType="end"/>
          </w:r>
        </w:p>
        <w:p w14:paraId="7483363D">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_Toc31988 </w:instrText>
          </w:r>
          <w:r>
            <w:rPr>
              <w:rFonts w:hint="eastAsia" w:ascii="宋体" w:hAnsi="宋体" w:cs="宋体"/>
              <w:szCs w:val="21"/>
            </w:rPr>
            <w:fldChar w:fldCharType="separate"/>
          </w:r>
          <w:r>
            <w:rPr>
              <w:rFonts w:hint="eastAsia" w:ascii="黑体" w:hAnsi="黑体" w:eastAsia="黑体"/>
            </w:rPr>
            <w:t>5.2.1电视广告推广</w:t>
          </w:r>
          <w:r>
            <w:tab/>
          </w:r>
          <w:r>
            <w:fldChar w:fldCharType="begin"/>
          </w:r>
          <w:r>
            <w:instrText xml:space="preserve"> PAGEREF _Toc31988 \h </w:instrText>
          </w:r>
          <w:r>
            <w:fldChar w:fldCharType="separate"/>
          </w:r>
          <w:r>
            <w:t>45</w:t>
          </w:r>
          <w:r>
            <w:fldChar w:fldCharType="end"/>
          </w:r>
          <w:r>
            <w:rPr>
              <w:rFonts w:hint="eastAsia" w:ascii="宋体" w:hAnsi="宋体" w:cs="宋体"/>
              <w:szCs w:val="21"/>
            </w:rPr>
            <w:fldChar w:fldCharType="end"/>
          </w:r>
        </w:p>
        <w:p w14:paraId="30B360EF">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_Toc29516 </w:instrText>
          </w:r>
          <w:r>
            <w:rPr>
              <w:rFonts w:hint="eastAsia" w:ascii="宋体" w:hAnsi="宋体" w:cs="宋体"/>
              <w:szCs w:val="21"/>
            </w:rPr>
            <w:fldChar w:fldCharType="separate"/>
          </w:r>
          <w:r>
            <w:rPr>
              <w:rFonts w:hint="eastAsia" w:ascii="黑体" w:hAnsi="黑体" w:eastAsia="黑体"/>
            </w:rPr>
            <w:t>5.2.2投稿报纸杂志</w:t>
          </w:r>
          <w:r>
            <w:tab/>
          </w:r>
          <w:r>
            <w:fldChar w:fldCharType="begin"/>
          </w:r>
          <w:r>
            <w:instrText xml:space="preserve"> PAGEREF _Toc29516 \h </w:instrText>
          </w:r>
          <w:r>
            <w:fldChar w:fldCharType="separate"/>
          </w:r>
          <w:r>
            <w:t>46</w:t>
          </w:r>
          <w:r>
            <w:fldChar w:fldCharType="end"/>
          </w:r>
          <w:r>
            <w:rPr>
              <w:rFonts w:hint="eastAsia" w:ascii="宋体" w:hAnsi="宋体" w:cs="宋体"/>
              <w:szCs w:val="21"/>
            </w:rPr>
            <w:fldChar w:fldCharType="end"/>
          </w:r>
        </w:p>
        <w:p w14:paraId="5FD89DB2">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_Toc11145 </w:instrText>
          </w:r>
          <w:r>
            <w:rPr>
              <w:rFonts w:hint="eastAsia" w:ascii="宋体" w:hAnsi="宋体" w:cs="宋体"/>
              <w:szCs w:val="21"/>
            </w:rPr>
            <w:fldChar w:fldCharType="separate"/>
          </w:r>
          <w:r>
            <w:rPr>
              <w:rFonts w:hint="eastAsia" w:ascii="宋体" w:hAnsi="宋体" w:eastAsia="宋体"/>
              <w:szCs w:val="24"/>
            </w:rPr>
            <w:t>5</w:t>
          </w:r>
          <w:r>
            <w:rPr>
              <w:rFonts w:ascii="宋体" w:hAnsi="宋体" w:eastAsia="宋体"/>
              <w:szCs w:val="24"/>
            </w:rPr>
            <w:t xml:space="preserve">.3 </w:t>
          </w:r>
          <w:r>
            <w:rPr>
              <w:rFonts w:hint="eastAsia" w:ascii="宋体" w:hAnsi="宋体" w:eastAsia="宋体"/>
              <w:szCs w:val="24"/>
            </w:rPr>
            <w:t>线下推广</w:t>
          </w:r>
          <w:r>
            <w:tab/>
          </w:r>
          <w:r>
            <w:fldChar w:fldCharType="begin"/>
          </w:r>
          <w:r>
            <w:instrText xml:space="preserve"> PAGEREF _Toc11145 \h </w:instrText>
          </w:r>
          <w:r>
            <w:fldChar w:fldCharType="separate"/>
          </w:r>
          <w:r>
            <w:t>46</w:t>
          </w:r>
          <w:r>
            <w:fldChar w:fldCharType="end"/>
          </w:r>
          <w:r>
            <w:rPr>
              <w:rFonts w:hint="eastAsia" w:ascii="宋体" w:hAnsi="宋体" w:cs="宋体"/>
              <w:szCs w:val="21"/>
            </w:rPr>
            <w:fldChar w:fldCharType="end"/>
          </w:r>
        </w:p>
        <w:p w14:paraId="6D4F48C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_Toc1969 </w:instrText>
          </w:r>
          <w:r>
            <w:rPr>
              <w:rFonts w:hint="eastAsia" w:ascii="宋体" w:hAnsi="宋体" w:cs="宋体"/>
              <w:szCs w:val="21"/>
            </w:rPr>
            <w:fldChar w:fldCharType="separate"/>
          </w:r>
          <w:r>
            <w:rPr>
              <w:rFonts w:hint="eastAsia" w:ascii="黑体" w:hAnsi="黑体" w:eastAsia="黑体"/>
            </w:rPr>
            <w:t>5.3.1户外宣传</w:t>
          </w:r>
          <w:r>
            <w:tab/>
          </w:r>
          <w:r>
            <w:fldChar w:fldCharType="begin"/>
          </w:r>
          <w:r>
            <w:instrText xml:space="preserve"> PAGEREF _Toc1969 \h </w:instrText>
          </w:r>
          <w:r>
            <w:fldChar w:fldCharType="separate"/>
          </w:r>
          <w:r>
            <w:t>46</w:t>
          </w:r>
          <w:r>
            <w:fldChar w:fldCharType="end"/>
          </w:r>
          <w:r>
            <w:rPr>
              <w:rFonts w:hint="eastAsia" w:ascii="宋体" w:hAnsi="宋体" w:cs="宋体"/>
              <w:szCs w:val="21"/>
            </w:rPr>
            <w:fldChar w:fldCharType="end"/>
          </w:r>
        </w:p>
        <w:p w14:paraId="1BE9391C">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_Toc8335 </w:instrText>
          </w:r>
          <w:r>
            <w:rPr>
              <w:rFonts w:hint="eastAsia" w:ascii="宋体" w:hAnsi="宋体" w:cs="宋体"/>
              <w:szCs w:val="21"/>
            </w:rPr>
            <w:fldChar w:fldCharType="separate"/>
          </w:r>
          <w:r>
            <w:rPr>
              <w:rFonts w:hint="eastAsia" w:ascii="黑体" w:hAnsi="黑体" w:eastAsia="黑体"/>
            </w:rPr>
            <w:t>5.3.</w:t>
          </w:r>
          <w:r>
            <w:rPr>
              <w:rFonts w:ascii="黑体" w:hAnsi="黑体" w:eastAsia="黑体"/>
            </w:rPr>
            <w:t>2</w:t>
          </w:r>
          <w:r>
            <w:rPr>
              <w:rFonts w:hint="eastAsia" w:ascii="黑体" w:hAnsi="黑体" w:eastAsia="黑体"/>
            </w:rPr>
            <w:t>体验式推广</w:t>
          </w:r>
          <w:r>
            <w:tab/>
          </w:r>
          <w:r>
            <w:fldChar w:fldCharType="begin"/>
          </w:r>
          <w:r>
            <w:instrText xml:space="preserve"> PAGEREF _Toc8335 \h </w:instrText>
          </w:r>
          <w:r>
            <w:fldChar w:fldCharType="separate"/>
          </w:r>
          <w:r>
            <w:t>46</w:t>
          </w:r>
          <w:r>
            <w:fldChar w:fldCharType="end"/>
          </w:r>
          <w:r>
            <w:rPr>
              <w:rFonts w:hint="eastAsia" w:ascii="宋体" w:hAnsi="宋体" w:cs="宋体"/>
              <w:szCs w:val="21"/>
            </w:rPr>
            <w:fldChar w:fldCharType="end"/>
          </w:r>
        </w:p>
        <w:p w14:paraId="61004B05">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_Toc23078 </w:instrText>
          </w:r>
          <w:r>
            <w:rPr>
              <w:rFonts w:hint="eastAsia" w:ascii="宋体" w:hAnsi="宋体" w:cs="宋体"/>
              <w:szCs w:val="21"/>
            </w:rPr>
            <w:fldChar w:fldCharType="separate"/>
          </w:r>
          <w:r>
            <w:rPr>
              <w:rFonts w:hint="eastAsia" w:ascii="黑体" w:hAnsi="黑体" w:eastAsia="黑体"/>
            </w:rPr>
            <w:t>5.3.</w:t>
          </w:r>
          <w:r>
            <w:rPr>
              <w:rFonts w:ascii="黑体" w:hAnsi="黑体" w:eastAsia="黑体"/>
            </w:rPr>
            <w:t>3</w:t>
          </w:r>
          <w:r>
            <w:rPr>
              <w:rFonts w:hint="eastAsia" w:ascii="黑体" w:hAnsi="黑体" w:eastAsia="黑体"/>
            </w:rPr>
            <w:t>优惠力度与售后推广</w:t>
          </w:r>
          <w:r>
            <w:tab/>
          </w:r>
          <w:r>
            <w:fldChar w:fldCharType="begin"/>
          </w:r>
          <w:r>
            <w:instrText xml:space="preserve"> PAGEREF _Toc23078 \h </w:instrText>
          </w:r>
          <w:r>
            <w:fldChar w:fldCharType="separate"/>
          </w:r>
          <w:r>
            <w:t>47</w:t>
          </w:r>
          <w:r>
            <w:fldChar w:fldCharType="end"/>
          </w:r>
          <w:r>
            <w:rPr>
              <w:rFonts w:hint="eastAsia" w:ascii="宋体" w:hAnsi="宋体" w:cs="宋体"/>
              <w:szCs w:val="21"/>
            </w:rPr>
            <w:fldChar w:fldCharType="end"/>
          </w:r>
        </w:p>
        <w:p w14:paraId="2016F691">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_Toc15424 </w:instrText>
          </w:r>
          <w:r>
            <w:rPr>
              <w:rFonts w:hint="eastAsia" w:ascii="宋体" w:hAnsi="宋体" w:cs="宋体"/>
              <w:szCs w:val="21"/>
            </w:rPr>
            <w:fldChar w:fldCharType="separate"/>
          </w:r>
          <w:r>
            <w:rPr>
              <w:rFonts w:hint="eastAsia"/>
            </w:rPr>
            <w:t>第六章</w:t>
          </w:r>
          <w:r>
            <w:t xml:space="preserve"> </w:t>
          </w:r>
          <w:r>
            <w:rPr>
              <w:rFonts w:hint="eastAsia"/>
            </w:rPr>
            <w:t>盈利模式与财务分析</w:t>
          </w:r>
          <w:r>
            <w:tab/>
          </w:r>
          <w:r>
            <w:fldChar w:fldCharType="begin"/>
          </w:r>
          <w:r>
            <w:instrText xml:space="preserve"> PAGEREF _Toc15424 \h </w:instrText>
          </w:r>
          <w:r>
            <w:fldChar w:fldCharType="separate"/>
          </w:r>
          <w:r>
            <w:t>48</w:t>
          </w:r>
          <w:r>
            <w:fldChar w:fldCharType="end"/>
          </w:r>
          <w:r>
            <w:rPr>
              <w:rFonts w:hint="eastAsia" w:ascii="宋体" w:hAnsi="宋体" w:cs="宋体"/>
              <w:szCs w:val="21"/>
            </w:rPr>
            <w:fldChar w:fldCharType="end"/>
          </w:r>
        </w:p>
        <w:p w14:paraId="33545237">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_Toc22273 </w:instrText>
          </w:r>
          <w:r>
            <w:rPr>
              <w:rFonts w:hint="eastAsia" w:ascii="宋体" w:hAnsi="宋体" w:cs="宋体"/>
              <w:szCs w:val="21"/>
            </w:rPr>
            <w:fldChar w:fldCharType="separate"/>
          </w:r>
          <w:r>
            <w:rPr>
              <w:rFonts w:hint="eastAsia" w:ascii="宋体" w:hAnsi="宋体" w:cstheme="majorBidi"/>
              <w:bCs/>
            </w:rPr>
            <w:t>6.1盈利模式</w:t>
          </w:r>
          <w:r>
            <w:tab/>
          </w:r>
          <w:r>
            <w:fldChar w:fldCharType="begin"/>
          </w:r>
          <w:r>
            <w:instrText xml:space="preserve"> PAGEREF _Toc22273 \h </w:instrText>
          </w:r>
          <w:r>
            <w:fldChar w:fldCharType="separate"/>
          </w:r>
          <w:r>
            <w:t>48</w:t>
          </w:r>
          <w:r>
            <w:fldChar w:fldCharType="end"/>
          </w:r>
          <w:r>
            <w:rPr>
              <w:rFonts w:hint="eastAsia" w:ascii="宋体" w:hAnsi="宋体" w:cs="宋体"/>
              <w:szCs w:val="21"/>
            </w:rPr>
            <w:fldChar w:fldCharType="end"/>
          </w:r>
        </w:p>
        <w:p w14:paraId="2C6A4838">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_Toc14972 </w:instrText>
          </w:r>
          <w:r>
            <w:rPr>
              <w:rFonts w:hint="eastAsia" w:ascii="宋体" w:hAnsi="宋体" w:cs="宋体"/>
              <w:szCs w:val="21"/>
            </w:rPr>
            <w:fldChar w:fldCharType="separate"/>
          </w:r>
          <w:r>
            <w:rPr>
              <w:rFonts w:hint="eastAsia" w:ascii="黑体" w:hAnsi="黑体" w:eastAsia="黑体"/>
            </w:rPr>
            <w:t>6.1.1 产品销售</w:t>
          </w:r>
          <w:r>
            <w:tab/>
          </w:r>
          <w:r>
            <w:fldChar w:fldCharType="begin"/>
          </w:r>
          <w:r>
            <w:instrText xml:space="preserve"> PAGEREF _Toc14972 \h </w:instrText>
          </w:r>
          <w:r>
            <w:fldChar w:fldCharType="separate"/>
          </w:r>
          <w:r>
            <w:t>48</w:t>
          </w:r>
          <w:r>
            <w:fldChar w:fldCharType="end"/>
          </w:r>
          <w:r>
            <w:rPr>
              <w:rFonts w:hint="eastAsia" w:ascii="宋体" w:hAnsi="宋体" w:cs="宋体"/>
              <w:szCs w:val="21"/>
            </w:rPr>
            <w:fldChar w:fldCharType="end"/>
          </w:r>
        </w:p>
        <w:p w14:paraId="7002F486">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_Toc20485 </w:instrText>
          </w:r>
          <w:r>
            <w:rPr>
              <w:rFonts w:hint="eastAsia" w:ascii="宋体" w:hAnsi="宋体" w:cs="宋体"/>
              <w:szCs w:val="21"/>
            </w:rPr>
            <w:fldChar w:fldCharType="separate"/>
          </w:r>
          <w:r>
            <w:rPr>
              <w:rFonts w:hint="eastAsia" w:ascii="黑体" w:hAnsi="黑体" w:eastAsia="黑体"/>
            </w:rPr>
            <w:t>6.1.2 订阅服务</w:t>
          </w:r>
          <w:r>
            <w:tab/>
          </w:r>
          <w:r>
            <w:fldChar w:fldCharType="begin"/>
          </w:r>
          <w:r>
            <w:instrText xml:space="preserve"> PAGEREF _Toc20485 \h </w:instrText>
          </w:r>
          <w:r>
            <w:fldChar w:fldCharType="separate"/>
          </w:r>
          <w:r>
            <w:t>49</w:t>
          </w:r>
          <w:r>
            <w:fldChar w:fldCharType="end"/>
          </w:r>
          <w:r>
            <w:rPr>
              <w:rFonts w:hint="eastAsia" w:ascii="宋体" w:hAnsi="宋体" w:cs="宋体"/>
              <w:szCs w:val="21"/>
            </w:rPr>
            <w:fldChar w:fldCharType="end"/>
          </w:r>
        </w:p>
        <w:p w14:paraId="35E38B8A">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_Toc32239 </w:instrText>
          </w:r>
          <w:r>
            <w:rPr>
              <w:rFonts w:hint="eastAsia" w:ascii="宋体" w:hAnsi="宋体" w:cs="宋体"/>
              <w:szCs w:val="21"/>
            </w:rPr>
            <w:fldChar w:fldCharType="separate"/>
          </w:r>
          <w:r>
            <w:rPr>
              <w:rFonts w:hint="eastAsia" w:ascii="黑体" w:hAnsi="黑体" w:eastAsia="黑体"/>
            </w:rPr>
            <w:t>6.</w:t>
          </w:r>
          <w:r>
            <w:rPr>
              <w:rFonts w:ascii="黑体" w:hAnsi="黑体" w:eastAsia="黑体"/>
            </w:rPr>
            <w:t>1</w:t>
          </w:r>
          <w:r>
            <w:rPr>
              <w:rFonts w:hint="eastAsia" w:ascii="黑体" w:hAnsi="黑体" w:eastAsia="黑体"/>
            </w:rPr>
            <w:t>.</w:t>
          </w:r>
          <w:r>
            <w:rPr>
              <w:rFonts w:ascii="黑体" w:hAnsi="黑体" w:eastAsia="黑体"/>
            </w:rPr>
            <w:t>3</w:t>
          </w:r>
          <w:r>
            <w:rPr>
              <w:rFonts w:hint="eastAsia" w:ascii="黑体" w:hAnsi="黑体" w:eastAsia="黑体"/>
            </w:rPr>
            <w:t>广告佣金收入</w:t>
          </w:r>
          <w:r>
            <w:tab/>
          </w:r>
          <w:r>
            <w:fldChar w:fldCharType="begin"/>
          </w:r>
          <w:r>
            <w:instrText xml:space="preserve"> PAGEREF _Toc32239 \h </w:instrText>
          </w:r>
          <w:r>
            <w:fldChar w:fldCharType="separate"/>
          </w:r>
          <w:r>
            <w:t>50</w:t>
          </w:r>
          <w:r>
            <w:fldChar w:fldCharType="end"/>
          </w:r>
          <w:r>
            <w:rPr>
              <w:rFonts w:hint="eastAsia" w:ascii="宋体" w:hAnsi="宋体" w:cs="宋体"/>
              <w:szCs w:val="21"/>
            </w:rPr>
            <w:fldChar w:fldCharType="end"/>
          </w:r>
        </w:p>
        <w:p w14:paraId="5BBFDA67">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_Toc23889 </w:instrText>
          </w:r>
          <w:r>
            <w:rPr>
              <w:rFonts w:hint="eastAsia" w:ascii="宋体" w:hAnsi="宋体" w:cs="宋体"/>
              <w:szCs w:val="21"/>
            </w:rPr>
            <w:fldChar w:fldCharType="separate"/>
          </w:r>
          <w:r>
            <w:rPr>
              <w:rFonts w:hint="eastAsia" w:ascii="宋体" w:hAnsi="宋体" w:eastAsia="宋体"/>
              <w:szCs w:val="24"/>
            </w:rPr>
            <w:t>6.2 财务分析</w:t>
          </w:r>
          <w:r>
            <w:tab/>
          </w:r>
          <w:r>
            <w:fldChar w:fldCharType="begin"/>
          </w:r>
          <w:r>
            <w:instrText xml:space="preserve"> PAGEREF _Toc23889 \h </w:instrText>
          </w:r>
          <w:r>
            <w:fldChar w:fldCharType="separate"/>
          </w:r>
          <w:r>
            <w:t>51</w:t>
          </w:r>
          <w:r>
            <w:fldChar w:fldCharType="end"/>
          </w:r>
          <w:r>
            <w:rPr>
              <w:rFonts w:hint="eastAsia" w:ascii="宋体" w:hAnsi="宋体" w:cs="宋体"/>
              <w:szCs w:val="21"/>
            </w:rPr>
            <w:fldChar w:fldCharType="end"/>
          </w:r>
        </w:p>
        <w:p w14:paraId="1245C9F3">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_Toc9660 </w:instrText>
          </w:r>
          <w:r>
            <w:rPr>
              <w:rFonts w:hint="eastAsia" w:ascii="宋体" w:hAnsi="宋体" w:cs="宋体"/>
              <w:szCs w:val="21"/>
            </w:rPr>
            <w:fldChar w:fldCharType="separate"/>
          </w:r>
          <w:r>
            <w:rPr>
              <w:rFonts w:hint="eastAsia" w:ascii="黑体" w:hAnsi="黑体" w:eastAsia="黑体"/>
            </w:rPr>
            <w:t>6.2.1 会计假设</w:t>
          </w:r>
          <w:r>
            <w:tab/>
          </w:r>
          <w:r>
            <w:fldChar w:fldCharType="begin"/>
          </w:r>
          <w:r>
            <w:instrText xml:space="preserve"> PAGEREF _Toc9660 \h </w:instrText>
          </w:r>
          <w:r>
            <w:fldChar w:fldCharType="separate"/>
          </w:r>
          <w:r>
            <w:t>51</w:t>
          </w:r>
          <w:r>
            <w:fldChar w:fldCharType="end"/>
          </w:r>
          <w:r>
            <w:rPr>
              <w:rFonts w:hint="eastAsia" w:ascii="宋体" w:hAnsi="宋体" w:cs="宋体"/>
              <w:szCs w:val="21"/>
            </w:rPr>
            <w:fldChar w:fldCharType="end"/>
          </w:r>
        </w:p>
        <w:p w14:paraId="1383F21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_Toc29433 </w:instrText>
          </w:r>
          <w:r>
            <w:rPr>
              <w:rFonts w:hint="eastAsia" w:ascii="宋体" w:hAnsi="宋体" w:cs="宋体"/>
              <w:szCs w:val="21"/>
            </w:rPr>
            <w:fldChar w:fldCharType="separate"/>
          </w:r>
          <w:r>
            <w:rPr>
              <w:rFonts w:hint="eastAsia" w:ascii="黑体" w:hAnsi="黑体" w:eastAsia="黑体"/>
            </w:rPr>
            <w:t>6.2.2 期初投融资</w:t>
          </w:r>
          <w:r>
            <w:tab/>
          </w:r>
          <w:r>
            <w:fldChar w:fldCharType="begin"/>
          </w:r>
          <w:r>
            <w:instrText xml:space="preserve"> PAGEREF _Toc29433 \h </w:instrText>
          </w:r>
          <w:r>
            <w:fldChar w:fldCharType="separate"/>
          </w:r>
          <w:r>
            <w:t>51</w:t>
          </w:r>
          <w:r>
            <w:fldChar w:fldCharType="end"/>
          </w:r>
          <w:r>
            <w:rPr>
              <w:rFonts w:hint="eastAsia" w:ascii="宋体" w:hAnsi="宋体" w:cs="宋体"/>
              <w:szCs w:val="21"/>
            </w:rPr>
            <w:fldChar w:fldCharType="end"/>
          </w:r>
        </w:p>
        <w:p w14:paraId="2FADE1BA">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_Toc18745 </w:instrText>
          </w:r>
          <w:r>
            <w:rPr>
              <w:rFonts w:hint="eastAsia" w:ascii="宋体" w:hAnsi="宋体" w:cs="宋体"/>
              <w:szCs w:val="21"/>
            </w:rPr>
            <w:fldChar w:fldCharType="separate"/>
          </w:r>
          <w:r>
            <w:rPr>
              <w:rFonts w:hint="eastAsia" w:ascii="黑体" w:hAnsi="黑体" w:eastAsia="黑体"/>
            </w:rPr>
            <w:t>6.2.3 收入、成本与期间费用</w:t>
          </w:r>
          <w:r>
            <w:tab/>
          </w:r>
          <w:r>
            <w:fldChar w:fldCharType="begin"/>
          </w:r>
          <w:r>
            <w:instrText xml:space="preserve"> PAGEREF _Toc18745 \h </w:instrText>
          </w:r>
          <w:r>
            <w:fldChar w:fldCharType="separate"/>
          </w:r>
          <w:r>
            <w:t>52</w:t>
          </w:r>
          <w:r>
            <w:fldChar w:fldCharType="end"/>
          </w:r>
          <w:r>
            <w:rPr>
              <w:rFonts w:hint="eastAsia" w:ascii="宋体" w:hAnsi="宋体" w:cs="宋体"/>
              <w:szCs w:val="21"/>
            </w:rPr>
            <w:fldChar w:fldCharType="end"/>
          </w:r>
        </w:p>
        <w:p w14:paraId="0215F8AF">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_Toc14402 </w:instrText>
          </w:r>
          <w:r>
            <w:rPr>
              <w:rFonts w:hint="eastAsia" w:ascii="宋体" w:hAnsi="宋体" w:cs="宋体"/>
              <w:szCs w:val="21"/>
            </w:rPr>
            <w:fldChar w:fldCharType="separate"/>
          </w:r>
          <w:r>
            <w:rPr>
              <w:rFonts w:hint="eastAsia" w:ascii="黑体" w:hAnsi="黑体" w:eastAsia="黑体"/>
            </w:rPr>
            <w:t>6.2.4 财务报表</w:t>
          </w:r>
          <w:r>
            <w:tab/>
          </w:r>
          <w:r>
            <w:fldChar w:fldCharType="begin"/>
          </w:r>
          <w:r>
            <w:instrText xml:space="preserve"> PAGEREF _Toc14402 \h </w:instrText>
          </w:r>
          <w:r>
            <w:fldChar w:fldCharType="separate"/>
          </w:r>
          <w:r>
            <w:t>55</w:t>
          </w:r>
          <w:r>
            <w:fldChar w:fldCharType="end"/>
          </w:r>
          <w:r>
            <w:rPr>
              <w:rFonts w:hint="eastAsia" w:ascii="宋体" w:hAnsi="宋体" w:cs="宋体"/>
              <w:szCs w:val="21"/>
            </w:rPr>
            <w:fldChar w:fldCharType="end"/>
          </w:r>
        </w:p>
        <w:p w14:paraId="12974BC2">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_Toc21176 </w:instrText>
          </w:r>
          <w:r>
            <w:rPr>
              <w:rFonts w:hint="eastAsia" w:ascii="宋体" w:hAnsi="宋体" w:cs="宋体"/>
              <w:szCs w:val="21"/>
            </w:rPr>
            <w:fldChar w:fldCharType="separate"/>
          </w:r>
          <w:r>
            <w:rPr>
              <w:rFonts w:hint="eastAsia" w:ascii="黑体" w:hAnsi="黑体" w:eastAsia="黑体"/>
            </w:rPr>
            <w:t>6.2.5 可行性分析</w:t>
          </w:r>
          <w:r>
            <w:tab/>
          </w:r>
          <w:r>
            <w:fldChar w:fldCharType="begin"/>
          </w:r>
          <w:r>
            <w:instrText xml:space="preserve"> PAGEREF _Toc21176 \h </w:instrText>
          </w:r>
          <w:r>
            <w:fldChar w:fldCharType="separate"/>
          </w:r>
          <w:r>
            <w:t>56</w:t>
          </w:r>
          <w:r>
            <w:fldChar w:fldCharType="end"/>
          </w:r>
          <w:r>
            <w:rPr>
              <w:rFonts w:hint="eastAsia" w:ascii="宋体" w:hAnsi="宋体" w:cs="宋体"/>
              <w:szCs w:val="21"/>
            </w:rPr>
            <w:fldChar w:fldCharType="end"/>
          </w:r>
        </w:p>
        <w:p w14:paraId="1E5B0B45">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_Toc21971 </w:instrText>
          </w:r>
          <w:r>
            <w:rPr>
              <w:rFonts w:hint="eastAsia" w:ascii="宋体" w:hAnsi="宋体" w:cs="宋体"/>
              <w:szCs w:val="21"/>
            </w:rPr>
            <w:fldChar w:fldCharType="separate"/>
          </w:r>
          <w:r>
            <w:rPr>
              <w:rFonts w:hint="eastAsia"/>
            </w:rPr>
            <w:t>第七章 风险评估</w:t>
          </w:r>
          <w:r>
            <w:tab/>
          </w:r>
          <w:r>
            <w:fldChar w:fldCharType="begin"/>
          </w:r>
          <w:r>
            <w:instrText xml:space="preserve"> PAGEREF _Toc21971 \h </w:instrText>
          </w:r>
          <w:r>
            <w:fldChar w:fldCharType="separate"/>
          </w:r>
          <w:r>
            <w:t>57</w:t>
          </w:r>
          <w:r>
            <w:fldChar w:fldCharType="end"/>
          </w:r>
          <w:r>
            <w:rPr>
              <w:rFonts w:hint="eastAsia" w:ascii="宋体" w:hAnsi="宋体" w:cs="宋体"/>
              <w:szCs w:val="21"/>
            </w:rPr>
            <w:fldChar w:fldCharType="end"/>
          </w:r>
        </w:p>
        <w:p w14:paraId="23D581C4">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_Toc31095 </w:instrText>
          </w:r>
          <w:r>
            <w:rPr>
              <w:rFonts w:hint="eastAsia" w:ascii="宋体" w:hAnsi="宋体" w:cs="宋体"/>
              <w:szCs w:val="21"/>
            </w:rPr>
            <w:fldChar w:fldCharType="separate"/>
          </w:r>
          <w:r>
            <w:rPr>
              <w:rFonts w:ascii="宋体" w:hAnsi="宋体" w:eastAsia="宋体"/>
              <w:szCs w:val="24"/>
            </w:rPr>
            <w:t>7</w:t>
          </w:r>
          <w:r>
            <w:rPr>
              <w:rFonts w:hint="eastAsia" w:ascii="宋体" w:hAnsi="宋体" w:eastAsia="宋体"/>
              <w:szCs w:val="24"/>
            </w:rPr>
            <w:t>.1 产品质量风险</w:t>
          </w:r>
          <w:r>
            <w:tab/>
          </w:r>
          <w:r>
            <w:fldChar w:fldCharType="begin"/>
          </w:r>
          <w:r>
            <w:instrText xml:space="preserve"> PAGEREF _Toc31095 \h </w:instrText>
          </w:r>
          <w:r>
            <w:fldChar w:fldCharType="separate"/>
          </w:r>
          <w:r>
            <w:t>57</w:t>
          </w:r>
          <w:r>
            <w:fldChar w:fldCharType="end"/>
          </w:r>
          <w:r>
            <w:rPr>
              <w:rFonts w:hint="eastAsia" w:ascii="宋体" w:hAnsi="宋体" w:cs="宋体"/>
              <w:szCs w:val="21"/>
            </w:rPr>
            <w:fldChar w:fldCharType="end"/>
          </w:r>
        </w:p>
        <w:p w14:paraId="28E5DF7D">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_Toc23133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.1.1 风险分析</w:t>
          </w:r>
          <w:r>
            <w:tab/>
          </w:r>
          <w:r>
            <w:fldChar w:fldCharType="begin"/>
          </w:r>
          <w:r>
            <w:instrText xml:space="preserve"> PAGEREF _Toc23133 \h </w:instrText>
          </w:r>
          <w:r>
            <w:fldChar w:fldCharType="separate"/>
          </w:r>
          <w:r>
            <w:t>57</w:t>
          </w:r>
          <w:r>
            <w:fldChar w:fldCharType="end"/>
          </w:r>
          <w:r>
            <w:rPr>
              <w:rFonts w:hint="eastAsia" w:ascii="宋体" w:hAnsi="宋体" w:cs="宋体"/>
              <w:szCs w:val="21"/>
            </w:rPr>
            <w:fldChar w:fldCharType="end"/>
          </w:r>
        </w:p>
        <w:p w14:paraId="5A18550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_Toc7209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.1.2 应对措施</w:t>
          </w:r>
          <w:r>
            <w:tab/>
          </w:r>
          <w:r>
            <w:fldChar w:fldCharType="begin"/>
          </w:r>
          <w:r>
            <w:instrText xml:space="preserve"> PAGEREF _Toc7209 \h </w:instrText>
          </w:r>
          <w:r>
            <w:fldChar w:fldCharType="separate"/>
          </w:r>
          <w:r>
            <w:t>57</w:t>
          </w:r>
          <w:r>
            <w:fldChar w:fldCharType="end"/>
          </w:r>
          <w:r>
            <w:rPr>
              <w:rFonts w:hint="eastAsia" w:ascii="宋体" w:hAnsi="宋体" w:cs="宋体"/>
              <w:szCs w:val="21"/>
            </w:rPr>
            <w:fldChar w:fldCharType="end"/>
          </w:r>
        </w:p>
        <w:p w14:paraId="4F6E43CF">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_Toc4480 </w:instrText>
          </w:r>
          <w:r>
            <w:rPr>
              <w:rFonts w:hint="eastAsia" w:ascii="宋体" w:hAnsi="宋体" w:cs="宋体"/>
              <w:szCs w:val="21"/>
            </w:rPr>
            <w:fldChar w:fldCharType="separate"/>
          </w:r>
          <w:r>
            <w:rPr>
              <w:rFonts w:ascii="宋体" w:hAnsi="宋体" w:eastAsia="宋体"/>
              <w:szCs w:val="24"/>
            </w:rPr>
            <w:t>7</w:t>
          </w:r>
          <w:r>
            <w:rPr>
              <w:rFonts w:hint="eastAsia" w:ascii="宋体" w:hAnsi="宋体" w:eastAsia="宋体"/>
              <w:szCs w:val="24"/>
            </w:rPr>
            <w:t>.2 服务控制风险</w:t>
          </w:r>
          <w:r>
            <w:tab/>
          </w:r>
          <w:r>
            <w:fldChar w:fldCharType="begin"/>
          </w:r>
          <w:r>
            <w:instrText xml:space="preserve"> PAGEREF _Toc4480 \h </w:instrText>
          </w:r>
          <w:r>
            <w:fldChar w:fldCharType="separate"/>
          </w:r>
          <w:r>
            <w:t>57</w:t>
          </w:r>
          <w:r>
            <w:fldChar w:fldCharType="end"/>
          </w:r>
          <w:r>
            <w:rPr>
              <w:rFonts w:hint="eastAsia" w:ascii="宋体" w:hAnsi="宋体" w:cs="宋体"/>
              <w:szCs w:val="21"/>
            </w:rPr>
            <w:fldChar w:fldCharType="end"/>
          </w:r>
        </w:p>
        <w:p w14:paraId="4C711C53">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_Toc2232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.2.1 风险分析</w:t>
          </w:r>
          <w:r>
            <w:tab/>
          </w:r>
          <w:r>
            <w:fldChar w:fldCharType="begin"/>
          </w:r>
          <w:r>
            <w:instrText xml:space="preserve"> PAGEREF _Toc2232 \h </w:instrText>
          </w:r>
          <w:r>
            <w:fldChar w:fldCharType="separate"/>
          </w:r>
          <w:r>
            <w:t>57</w:t>
          </w:r>
          <w:r>
            <w:fldChar w:fldCharType="end"/>
          </w:r>
          <w:r>
            <w:rPr>
              <w:rFonts w:hint="eastAsia" w:ascii="宋体" w:hAnsi="宋体" w:cs="宋体"/>
              <w:szCs w:val="21"/>
            </w:rPr>
            <w:fldChar w:fldCharType="end"/>
          </w:r>
        </w:p>
        <w:p w14:paraId="61EDB4DB">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_Toc18180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.2.2 应对措施</w:t>
          </w:r>
          <w:r>
            <w:tab/>
          </w:r>
          <w:r>
            <w:fldChar w:fldCharType="begin"/>
          </w:r>
          <w:r>
            <w:instrText xml:space="preserve"> PAGEREF _Toc18180 \h </w:instrText>
          </w:r>
          <w:r>
            <w:fldChar w:fldCharType="separate"/>
          </w:r>
          <w:r>
            <w:t>58</w:t>
          </w:r>
          <w:r>
            <w:fldChar w:fldCharType="end"/>
          </w:r>
          <w:r>
            <w:rPr>
              <w:rFonts w:hint="eastAsia" w:ascii="宋体" w:hAnsi="宋体" w:cs="宋体"/>
              <w:szCs w:val="21"/>
            </w:rPr>
            <w:fldChar w:fldCharType="end"/>
          </w:r>
        </w:p>
        <w:p w14:paraId="515024F9">
          <w:pPr>
            <w:pStyle w:val="19"/>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_Toc25397 </w:instrText>
          </w:r>
          <w:r>
            <w:rPr>
              <w:rFonts w:hint="eastAsia" w:ascii="宋体" w:hAnsi="宋体" w:cs="宋体"/>
              <w:szCs w:val="21"/>
            </w:rPr>
            <w:fldChar w:fldCharType="separate"/>
          </w:r>
          <w:r>
            <w:rPr>
              <w:rFonts w:ascii="宋体" w:hAnsi="宋体" w:eastAsia="宋体"/>
              <w:szCs w:val="24"/>
            </w:rPr>
            <w:t>7</w:t>
          </w:r>
          <w:r>
            <w:rPr>
              <w:rFonts w:hint="eastAsia" w:ascii="宋体" w:hAnsi="宋体" w:eastAsia="宋体"/>
              <w:szCs w:val="24"/>
            </w:rPr>
            <w:t>.3 市场竞争风险</w:t>
          </w:r>
          <w:r>
            <w:tab/>
          </w:r>
          <w:r>
            <w:fldChar w:fldCharType="begin"/>
          </w:r>
          <w:r>
            <w:instrText xml:space="preserve"> PAGEREF _Toc25397 \h </w:instrText>
          </w:r>
          <w:r>
            <w:fldChar w:fldCharType="separate"/>
          </w:r>
          <w:r>
            <w:t>58</w:t>
          </w:r>
          <w:r>
            <w:fldChar w:fldCharType="end"/>
          </w:r>
          <w:r>
            <w:rPr>
              <w:rFonts w:hint="eastAsia" w:ascii="宋体" w:hAnsi="宋体" w:cs="宋体"/>
              <w:szCs w:val="21"/>
            </w:rPr>
            <w:fldChar w:fldCharType="end"/>
          </w:r>
        </w:p>
        <w:p w14:paraId="10056BE6">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_Toc150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.3.1 风险分析</w:t>
          </w:r>
          <w:r>
            <w:tab/>
          </w:r>
          <w:r>
            <w:fldChar w:fldCharType="begin"/>
          </w:r>
          <w:r>
            <w:instrText xml:space="preserve"> PAGEREF _Toc150 \h </w:instrText>
          </w:r>
          <w:r>
            <w:fldChar w:fldCharType="separate"/>
          </w:r>
          <w:r>
            <w:t>58</w:t>
          </w:r>
          <w:r>
            <w:fldChar w:fldCharType="end"/>
          </w:r>
          <w:r>
            <w:rPr>
              <w:rFonts w:hint="eastAsia" w:ascii="宋体" w:hAnsi="宋体" w:cs="宋体"/>
              <w:szCs w:val="21"/>
            </w:rPr>
            <w:fldChar w:fldCharType="end"/>
          </w:r>
        </w:p>
        <w:p w14:paraId="40D254F6">
          <w:pPr>
            <w:pStyle w:val="10"/>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_Toc11526 </w:instrText>
          </w:r>
          <w:r>
            <w:rPr>
              <w:rFonts w:hint="eastAsia" w:ascii="宋体" w:hAnsi="宋体" w:cs="宋体"/>
              <w:szCs w:val="21"/>
            </w:rPr>
            <w:fldChar w:fldCharType="separate"/>
          </w:r>
          <w:r>
            <w:rPr>
              <w:rFonts w:ascii="黑体" w:hAnsi="黑体" w:eastAsia="黑体"/>
            </w:rPr>
            <w:t>7</w:t>
          </w:r>
          <w:r>
            <w:rPr>
              <w:rFonts w:hint="eastAsia" w:ascii="黑体" w:hAnsi="黑体" w:eastAsia="黑体"/>
            </w:rPr>
            <w:t>.3.2 应对措施</w:t>
          </w:r>
          <w:r>
            <w:tab/>
          </w:r>
          <w:r>
            <w:fldChar w:fldCharType="begin"/>
          </w:r>
          <w:r>
            <w:instrText xml:space="preserve"> PAGEREF _Toc11526 \h </w:instrText>
          </w:r>
          <w:r>
            <w:fldChar w:fldCharType="separate"/>
          </w:r>
          <w:r>
            <w:t>59</w:t>
          </w:r>
          <w:r>
            <w:fldChar w:fldCharType="end"/>
          </w:r>
          <w:r>
            <w:rPr>
              <w:rFonts w:hint="eastAsia" w:ascii="宋体" w:hAnsi="宋体" w:cs="宋体"/>
              <w:szCs w:val="21"/>
            </w:rPr>
            <w:fldChar w:fldCharType="end"/>
          </w:r>
        </w:p>
        <w:p w14:paraId="6CF08967">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_Toc19112 </w:instrText>
          </w:r>
          <w:r>
            <w:rPr>
              <w:rFonts w:hint="eastAsia" w:ascii="宋体" w:hAnsi="宋体" w:cs="宋体"/>
              <w:szCs w:val="21"/>
            </w:rPr>
            <w:fldChar w:fldCharType="separate"/>
          </w:r>
          <w:r>
            <w:rPr>
              <w:rFonts w:hint="eastAsia" w:ascii="宋体" w:hAnsi="宋体" w:cs="Times New Roman"/>
              <w:bCs/>
              <w:kern w:val="2"/>
              <w:szCs w:val="40"/>
            </w:rPr>
            <w:t>附录一 调查问卷</w:t>
          </w:r>
          <w:r>
            <w:tab/>
          </w:r>
          <w:r>
            <w:fldChar w:fldCharType="begin"/>
          </w:r>
          <w:r>
            <w:instrText xml:space="preserve"> PAGEREF _Toc19112 \h </w:instrText>
          </w:r>
          <w:r>
            <w:fldChar w:fldCharType="separate"/>
          </w:r>
          <w:r>
            <w:t>60</w:t>
          </w:r>
          <w:r>
            <w:fldChar w:fldCharType="end"/>
          </w:r>
          <w:r>
            <w:rPr>
              <w:rFonts w:hint="eastAsia" w:ascii="宋体" w:hAnsi="宋体" w:cs="宋体"/>
              <w:szCs w:val="21"/>
            </w:rPr>
            <w:fldChar w:fldCharType="end"/>
          </w:r>
        </w:p>
        <w:p w14:paraId="36E93855">
          <w:pPr>
            <w:pStyle w:val="15"/>
            <w:tabs>
              <w:tab w:val="right" w:leader="dot" w:pos="8306"/>
            </w:tabs>
          </w:pPr>
          <w:r>
            <w:rPr>
              <w:rFonts w:hint="eastAsia" w:ascii="宋体" w:hAnsi="宋体" w:cs="宋体"/>
              <w:szCs w:val="21"/>
            </w:rPr>
            <w:fldChar w:fldCharType="begin"/>
          </w:r>
          <w:r>
            <w:rPr>
              <w:rFonts w:hint="eastAsia" w:ascii="宋体" w:hAnsi="宋体" w:cs="宋体"/>
              <w:szCs w:val="21"/>
            </w:rPr>
            <w:instrText xml:space="preserve"> HYPERLINK \l _Toc14042 </w:instrText>
          </w:r>
          <w:r>
            <w:rPr>
              <w:rFonts w:hint="eastAsia" w:ascii="宋体" w:hAnsi="宋体" w:cs="宋体"/>
              <w:szCs w:val="21"/>
            </w:rPr>
            <w:fldChar w:fldCharType="separate"/>
          </w:r>
          <w:r>
            <w:rPr>
              <w:rFonts w:hint="eastAsia"/>
            </w:rPr>
            <w:t>附录</w:t>
          </w:r>
          <w:r>
            <w:rPr>
              <w:rFonts w:hint="eastAsia"/>
              <w:lang w:val="en-US" w:eastAsia="zh-CN"/>
            </w:rPr>
            <w:t>二</w:t>
          </w:r>
          <w:r>
            <w:rPr>
              <w:rFonts w:hint="eastAsia"/>
            </w:rPr>
            <w:t xml:space="preserve"> 代表性源码</w:t>
          </w:r>
          <w:r>
            <w:tab/>
          </w:r>
          <w:r>
            <w:fldChar w:fldCharType="begin"/>
          </w:r>
          <w:r>
            <w:instrText xml:space="preserve"> PAGEREF _Toc14042 \h </w:instrText>
          </w:r>
          <w:r>
            <w:fldChar w:fldCharType="separate"/>
          </w:r>
          <w:r>
            <w:t>65</w:t>
          </w:r>
          <w:r>
            <w:fldChar w:fldCharType="end"/>
          </w:r>
          <w:r>
            <w:rPr>
              <w:rFonts w:hint="eastAsia" w:ascii="宋体" w:hAnsi="宋体" w:cs="宋体"/>
              <w:szCs w:val="21"/>
            </w:rPr>
            <w:fldChar w:fldCharType="end"/>
          </w:r>
        </w:p>
        <w:p w14:paraId="242E346E">
          <w:pPr>
            <w:adjustRightInd w:val="0"/>
            <w:snapToGrid w:val="0"/>
            <w:spacing w:line="300" w:lineRule="auto"/>
            <w:ind w:firstLine="315"/>
            <w:rPr>
              <w:rFonts w:ascii="宋体" w:hAnsi="宋体" w:cs="宋体"/>
              <w:szCs w:val="21"/>
            </w:rPr>
          </w:pPr>
          <w:r>
            <w:rPr>
              <w:rFonts w:hint="eastAsia" w:ascii="宋体" w:hAnsi="宋体" w:cs="宋体"/>
              <w:szCs w:val="21"/>
            </w:rPr>
            <w:fldChar w:fldCharType="end"/>
          </w:r>
        </w:p>
      </w:sdtContent>
    </w:sdt>
    <w:p w14:paraId="79CF5A06">
      <w:pPr>
        <w:ind w:firstLine="315"/>
      </w:pPr>
      <w:bookmarkStart w:id="4" w:name="_Toc201650373"/>
      <w:bookmarkStart w:id="5" w:name="_Toc9339"/>
    </w:p>
    <w:p w14:paraId="43E5CE42">
      <w:pPr>
        <w:ind w:firstLine="315"/>
      </w:pPr>
    </w:p>
    <w:p w14:paraId="09EF4447">
      <w:pPr>
        <w:ind w:firstLine="315"/>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pPr>
    </w:p>
    <w:p w14:paraId="7A0A9A28">
      <w:pPr>
        <w:pStyle w:val="2"/>
        <w:keepNext w:val="0"/>
        <w:widowControl w:val="0"/>
        <w:ind w:firstLine="0" w:firstLineChars="0"/>
        <w:rPr>
          <w:color w:val="000000" w:themeColor="text1"/>
          <w14:textFill>
            <w14:solidFill>
              <w14:schemeClr w14:val="tx1"/>
            </w14:solidFill>
          </w14:textFill>
        </w:rPr>
      </w:pPr>
      <w:bookmarkStart w:id="464" w:name="_GoBack"/>
      <w:bookmarkEnd w:id="464"/>
      <w:bookmarkStart w:id="6" w:name="_Toc963"/>
      <w:r>
        <w:rPr>
          <w:rFonts w:hint="eastAsia"/>
          <w:color w:val="000000" w:themeColor="text1"/>
          <w14:textFill>
            <w14:solidFill>
              <w14:schemeClr w14:val="tx1"/>
            </w14:solidFill>
          </w14:textFill>
        </w:rPr>
        <w:t>项目摘要</w:t>
      </w:r>
      <w:bookmarkEnd w:id="1"/>
      <w:bookmarkEnd w:id="2"/>
      <w:bookmarkEnd w:id="3"/>
      <w:bookmarkEnd w:id="4"/>
      <w:bookmarkEnd w:id="5"/>
      <w:bookmarkEnd w:id="6"/>
    </w:p>
    <w:p w14:paraId="6E54D054">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尊老爱幼是我国的优良传统。随着我国老年人口的增加，社会老龄化问题日益凸显，年轻人忙于工作，无法常伴老人身边，养老机构服务水平参差不齐，而老人由于自身个性、经济等原因，大多选择独自居住，老人的心理健康及安全问题值得关注。为提升老人生活质量，项目团队推出“智慧守护伴”解决方案，从老人</w:t>
      </w:r>
      <w:r>
        <w:rPr>
          <w:rFonts w:hint="eastAsia" w:ascii="宋体" w:hAnsi="宋体" w:cs="宋体"/>
          <w:color w:val="000000" w:themeColor="text1"/>
          <w:szCs w:val="21"/>
          <w14:textFill>
            <w14:solidFill>
              <w14:schemeClr w14:val="tx1"/>
            </w14:solidFill>
          </w14:textFill>
        </w:rPr>
        <w:t>心理</w:t>
      </w:r>
      <w:r>
        <w:rPr>
          <w:rFonts w:hint="eastAsia" w:ascii="宋体" w:hAnsi="宋体" w:cs="宋体"/>
          <w:color w:val="000000" w:themeColor="text1"/>
          <w:szCs w:val="21"/>
          <w:shd w:val="clear" w:color="auto" w:fill="FFFFFF"/>
          <w14:textFill>
            <w14:solidFill>
              <w14:schemeClr w14:val="tx1"/>
            </w14:solidFill>
          </w14:textFill>
        </w:rPr>
        <w:t>需求出发，通过语音、视频等多模态沟通交流方式，陪伴老人左右，给予老人心灵慰藉，关注老人健康安全，监护老人基本健康数据，并在紧急情况进行预警处理，一定程度上解决</w:t>
      </w:r>
      <w:r>
        <w:rPr>
          <w:rFonts w:ascii="Arial" w:hAnsi="Arial" w:cs="Arial"/>
          <w:color w:val="333333"/>
          <w:shd w:val="clear" w:color="auto" w:fill="FFFFFF"/>
        </w:rPr>
        <w:t>老人心理孤独和突发安全风险两大核心痛点</w:t>
      </w:r>
      <w:r>
        <w:rPr>
          <w:rFonts w:hint="eastAsia" w:ascii="宋体" w:hAnsi="宋体" w:cs="宋体"/>
          <w:color w:val="000000" w:themeColor="text1"/>
          <w:szCs w:val="21"/>
          <w:shd w:val="clear" w:color="auto" w:fill="FFFFFF"/>
          <w14:textFill>
            <w14:solidFill>
              <w14:schemeClr w14:val="tx1"/>
            </w14:solidFill>
          </w14:textFill>
        </w:rPr>
        <w:t>。目前已完成初代产品设计开发，申请了相关专利和软件著作权，后期准备进行市场化运营。</w:t>
      </w:r>
    </w:p>
    <w:p w14:paraId="055DF0EC">
      <w:pPr>
        <w:spacing w:line="300" w:lineRule="auto"/>
        <w:ind w:firstLine="482" w:firstLineChars="200"/>
        <w:rPr>
          <w:b/>
          <w:sz w:val="24"/>
        </w:rPr>
      </w:pPr>
      <w:bookmarkStart w:id="7" w:name="_Toc201650374"/>
      <w:r>
        <w:rPr>
          <w:rFonts w:hint="eastAsia"/>
          <w:b/>
          <w:sz w:val="24"/>
        </w:rPr>
        <w:t>一、项目背景及意义</w:t>
      </w:r>
      <w:bookmarkEnd w:id="7"/>
    </w:p>
    <w:p w14:paraId="7DAEB2B4">
      <w:pPr>
        <w:spacing w:line="300" w:lineRule="auto"/>
        <w:ind w:firstLine="422" w:firstLineChars="200"/>
        <w:rPr>
          <w:b/>
          <w:bCs/>
        </w:rPr>
      </w:pPr>
      <w:r>
        <w:rPr>
          <w:rFonts w:hint="eastAsia"/>
          <w:b/>
          <w:bCs/>
        </w:rPr>
        <w:t>1</w:t>
      </w:r>
      <w:r>
        <w:rPr>
          <w:b/>
          <w:bCs/>
        </w:rPr>
        <w:t>.</w:t>
      </w:r>
      <w:r>
        <w:rPr>
          <w:rFonts w:hint="eastAsia"/>
          <w:b/>
          <w:bCs/>
        </w:rPr>
        <w:t>人口老龄化程度持续加剧</w:t>
      </w:r>
    </w:p>
    <w:p w14:paraId="5F3B781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人口老龄化程度持续加加剧，老年人人口数量逐年增长。2014年我国60岁及以上老年人口为2.12亿人，占总人口的15.5%。2018年年底，我国60岁及以上老年人口约2.49亿，占总人口的17.9%。2023年底，全国60岁及以上老年人口已超过2.8亿，占总人口的19.8%。这一数据较2022年增加了约1000万人，增长率约为3.6%。更为严峻的是，65岁及以上老年人口已达到2.1亿，占总人口的15%。这一趋势预计将在未来10年内持续加速，到2035年左右，我国老年</w:t>
      </w:r>
      <w:r>
        <w:rPr>
          <w:rFonts w:hint="eastAsia" w:asciiTheme="minorEastAsia" w:hAnsiTheme="minorEastAsia" w:cstheme="minorEastAsia"/>
          <w:color w:val="000000" w:themeColor="text1"/>
          <w:szCs w:val="21"/>
          <w14:textFill>
            <w14:solidFill>
              <w14:schemeClr w14:val="tx1"/>
            </w14:solidFill>
          </w14:textFill>
        </w:rPr>
        <w:t>人口</w:t>
      </w:r>
      <w:r>
        <w:rPr>
          <w:rFonts w:hint="eastAsia" w:ascii="宋体" w:hAnsi="宋体" w:cs="宋体"/>
          <w:color w:val="000000" w:themeColor="text1"/>
          <w:szCs w:val="21"/>
          <w:shd w:val="clear" w:color="auto" w:fill="FFFFFF"/>
          <w14:textFill>
            <w14:solidFill>
              <w14:schemeClr w14:val="tx1"/>
            </w14:solidFill>
          </w14:textFill>
        </w:rPr>
        <w:t>预计将达到峰值，超过4亿人，占比将超过30%。</w:t>
      </w:r>
    </w:p>
    <w:p w14:paraId="56F86AC7">
      <w:pPr>
        <w:spacing w:line="300" w:lineRule="auto"/>
        <w:ind w:firstLine="422" w:firstLineChars="200"/>
        <w:rPr>
          <w:b/>
          <w:bCs/>
        </w:rPr>
      </w:pPr>
      <w:r>
        <w:rPr>
          <w:rFonts w:hint="eastAsia"/>
          <w:b/>
          <w:bCs/>
        </w:rPr>
        <w:t>2</w:t>
      </w:r>
      <w:r>
        <w:rPr>
          <w:b/>
          <w:bCs/>
        </w:rPr>
        <w:t>.</w:t>
      </w:r>
      <w:r>
        <w:rPr>
          <w:rFonts w:hint="eastAsia"/>
          <w:b/>
          <w:bCs/>
        </w:rPr>
        <w:t>老年用品市场广阔</w:t>
      </w:r>
    </w:p>
    <w:p w14:paraId="5DBB538C">
      <w:pPr>
        <w:widowControl w:val="0"/>
        <w:spacing w:line="300" w:lineRule="auto"/>
        <w:ind w:firstLine="420" w:firstLineChars="200"/>
        <w:jc w:val="both"/>
        <w:rPr>
          <w:rFonts w:asciiTheme="minorEastAsia" w:hAnsiTheme="minorEastAsia" w:cstheme="minorEastAsia"/>
          <w:color w:val="000000" w:themeColor="text1"/>
          <w:szCs w:val="21"/>
          <w14:textFill>
            <w14:solidFill>
              <w14:schemeClr w14:val="tx1"/>
            </w14:solidFill>
          </w14:textFill>
        </w:rPr>
      </w:pPr>
      <w:r>
        <w:rPr>
          <w:rFonts w:hint="eastAsia"/>
          <w:color w:val="000000" w:themeColor="text1"/>
          <w14:textFill>
            <w14:solidFill>
              <w14:schemeClr w14:val="tx1"/>
            </w14:solidFill>
          </w14:textFill>
        </w:rPr>
        <w:t>在人</w:t>
      </w:r>
      <w:r>
        <w:rPr>
          <w:rFonts w:hint="eastAsia" w:ascii="宋体" w:hAnsi="宋体" w:cs="宋体"/>
          <w:color w:val="000000" w:themeColor="text1"/>
          <w:szCs w:val="21"/>
          <w:shd w:val="clear" w:color="auto" w:fill="FFFFFF"/>
          <w14:textFill>
            <w14:solidFill>
              <w14:schemeClr w14:val="tx1"/>
            </w14:solidFill>
          </w14:textFill>
        </w:rPr>
        <w:t>口老龄化加剧的情况下，随之带来的是广阔的老年用品市场。老年用品市场不仅涉及到</w:t>
      </w:r>
      <w:r>
        <w:rPr>
          <w:rFonts w:hint="eastAsia" w:asciiTheme="minorEastAsia" w:hAnsiTheme="minorEastAsia" w:cstheme="minorEastAsia"/>
          <w:color w:val="000000" w:themeColor="text1"/>
          <w:szCs w:val="21"/>
          <w14:textFill>
            <w14:solidFill>
              <w14:schemeClr w14:val="tx1"/>
            </w14:solidFill>
          </w14:textFill>
        </w:rPr>
        <w:t>老年人的衣、食、住、行、健康、保健，还包括老年人的学习、休闲、娱乐、保险、理财、电子产品等等。随着社会经济的发展，收入水平的增加，老年人的消费能力相当可观。</w:t>
      </w:r>
    </w:p>
    <w:p w14:paraId="1766BB19">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另一方面，由于生活方式不一等带来的代际矛盾，老人与子女往往分开居住，而养老机构当前服务水平参差不一，老人对自己家的依恋等原因，不愿意入住养老院，社会上选择独居的老人数量庞大。老人心理健康及安全成为关注重点，传统的人力照护和家庭陪伴方式已经无法覆盖海量老年人的情感需求与日常安全需求，在国家相关支持政策下，老人陪伴及安全应急处理产品发展空间巨大。</w:t>
      </w:r>
    </w:p>
    <w:p w14:paraId="43FA1DA2">
      <w:pPr>
        <w:spacing w:line="300" w:lineRule="auto"/>
        <w:ind w:firstLine="422" w:firstLineChars="200"/>
        <w:rPr>
          <w:b/>
          <w:bCs/>
        </w:rPr>
      </w:pPr>
      <w:r>
        <w:rPr>
          <w:b/>
          <w:bCs/>
        </w:rPr>
        <w:t>3.</w:t>
      </w:r>
      <w:r>
        <w:rPr>
          <w:rFonts w:hint="eastAsia"/>
          <w:b/>
          <w:bCs/>
        </w:rPr>
        <w:t>“智慧守护伴”在智慧养老中的应用</w:t>
      </w:r>
    </w:p>
    <w:p w14:paraId="0880F198">
      <w:pPr>
        <w:widowControl w:val="0"/>
        <w:spacing w:line="300" w:lineRule="auto"/>
        <w:ind w:firstLine="420" w:firstLineChars="200"/>
        <w:jc w:val="both"/>
        <w:rPr>
          <w:ins w:id="0" w:author="微软用户" w:date="2021-05-19T19:16:00Z"/>
          <w:color w:val="000000" w:themeColor="text1"/>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为应对人口老龄化挑战、提升老人生活质量、促进养老产业发展，</w:t>
      </w:r>
      <w:r>
        <w:rPr>
          <w:rFonts w:hint="eastAsia"/>
          <w:color w:val="000000" w:themeColor="text1"/>
          <w14:textFill>
            <w14:solidFill>
              <w14:schemeClr w14:val="tx1"/>
            </w14:solidFill>
          </w14:textFill>
        </w:rPr>
        <w:t>项目团队成员提供了一套“智慧守护伴”解决方案，该方案产品能够</w:t>
      </w:r>
      <w:r>
        <w:rPr>
          <w:rFonts w:hint="eastAsia" w:asciiTheme="minorEastAsia" w:hAnsiTheme="minorEastAsia" w:cstheme="minorEastAsia"/>
          <w:color w:val="000000" w:themeColor="text1"/>
          <w:szCs w:val="21"/>
          <w14:textFill>
            <w14:solidFill>
              <w14:schemeClr w14:val="tx1"/>
            </w14:solidFill>
          </w14:textFill>
        </w:rPr>
        <w:t>结合面部表情识别和自然语言处理技术，理解和响应用户的情绪状态，提供个性化的互动和情感支持，使得系统不仅是功能性的，也具有高度的情感价值</w:t>
      </w:r>
      <w:r>
        <w:rPr>
          <w:rFonts w:hint="eastAsia"/>
          <w:color w:val="000000" w:themeColor="text1"/>
          <w14:textFill>
            <w14:solidFill>
              <w14:schemeClr w14:val="tx1"/>
            </w14:solidFill>
          </w14:textFill>
        </w:rPr>
        <w:t>；同时产品还附带APP软件，</w:t>
      </w:r>
      <w:r>
        <w:rPr>
          <w:rFonts w:hint="eastAsia" w:asciiTheme="minorEastAsia" w:hAnsiTheme="minorEastAsia" w:cstheme="minorEastAsia"/>
          <w:color w:val="000000" w:themeColor="text1"/>
          <w:szCs w:val="21"/>
          <w14:textFill>
            <w14:solidFill>
              <w14:schemeClr w14:val="tx1"/>
            </w14:solidFill>
          </w14:textFill>
        </w:rPr>
        <w:t>实时监测老人的生理状态和行为模式，确保健康状况得到持续跟踪</w:t>
      </w:r>
      <w:r>
        <w:rPr>
          <w:rFonts w:hint="eastAsia"/>
          <w:color w:val="000000" w:themeColor="text1"/>
          <w14:textFill>
            <w14:solidFill>
              <w14:schemeClr w14:val="tx1"/>
            </w14:solidFill>
          </w14:textFill>
        </w:rPr>
        <w:t>，</w:t>
      </w:r>
      <w:r>
        <w:rPr>
          <w:rFonts w:hint="eastAsia" w:asciiTheme="minorEastAsia" w:hAnsiTheme="minorEastAsia" w:cstheme="minorEastAsia"/>
          <w:color w:val="000000" w:themeColor="text1"/>
          <w:szCs w:val="21"/>
          <w14:textFill>
            <w14:solidFill>
              <w14:schemeClr w14:val="tx1"/>
            </w14:solidFill>
          </w14:textFill>
        </w:rPr>
        <w:t>系统能够及时检测异常模式并自动触发警报，迅速通知监护人或紧急联系人，为老人的身心健康安全提供支持保障。</w:t>
      </w:r>
    </w:p>
    <w:p w14:paraId="6289916F">
      <w:pPr>
        <w:spacing w:line="300" w:lineRule="auto"/>
        <w:ind w:firstLine="482" w:firstLineChars="200"/>
        <w:rPr>
          <w:b/>
          <w:sz w:val="24"/>
        </w:rPr>
      </w:pPr>
      <w:bookmarkStart w:id="8" w:name="_Toc201650375"/>
    </w:p>
    <w:p w14:paraId="1170DBBD">
      <w:pPr>
        <w:spacing w:line="300" w:lineRule="auto"/>
        <w:ind w:firstLine="482" w:firstLineChars="200"/>
        <w:rPr>
          <w:b/>
          <w:sz w:val="24"/>
        </w:rPr>
      </w:pPr>
      <w:r>
        <w:rPr>
          <w:rFonts w:hint="eastAsia"/>
          <w:b/>
          <w:sz w:val="24"/>
        </w:rPr>
        <w:t>二、产品及功能介绍</w:t>
      </w:r>
      <w:bookmarkEnd w:id="8"/>
    </w:p>
    <w:p w14:paraId="24D177F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智慧守护伴：产品主要包括语音交互、应急处理和健康检测等三大模块，与A</w:t>
      </w:r>
      <w:r>
        <w:rPr>
          <w:color w:val="000000" w:themeColor="text1"/>
          <w14:textFill>
            <w14:solidFill>
              <w14:schemeClr w14:val="tx1"/>
            </w14:solidFill>
          </w14:textFill>
        </w:rPr>
        <w:t>PP</w:t>
      </w:r>
      <w:r>
        <w:rPr>
          <w:rFonts w:hint="eastAsia"/>
          <w:color w:val="000000" w:themeColor="text1"/>
          <w14:textFill>
            <w14:solidFill>
              <w14:schemeClr w14:val="tx1"/>
            </w14:solidFill>
          </w14:textFill>
        </w:rPr>
        <w:t>融合使用，具有语音、视频等多模态交流方式，可进行蓝牙连接、S</w:t>
      </w:r>
      <w:r>
        <w:rPr>
          <w:color w:val="000000" w:themeColor="text1"/>
          <w14:textFill>
            <w14:solidFill>
              <w14:schemeClr w14:val="tx1"/>
            </w14:solidFill>
          </w14:textFill>
        </w:rPr>
        <w:t>OS</w:t>
      </w:r>
      <w:r>
        <w:rPr>
          <w:rFonts w:hint="eastAsia"/>
          <w:color w:val="000000" w:themeColor="text1"/>
          <w14:textFill>
            <w14:solidFill>
              <w14:schemeClr w14:val="tx1"/>
            </w14:solidFill>
          </w14:textFill>
        </w:rPr>
        <w:t>紧急电话拨打、健康活动打卡和健康指标检测。</w:t>
      </w:r>
    </w:p>
    <w:p w14:paraId="0394CE90">
      <w:pPr>
        <w:widowControl w:val="0"/>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64130" cy="3960495"/>
            <wp:effectExtent l="0" t="0" r="1270" b="1905"/>
            <wp:docPr id="52" name="图片 52" descr="87a2ef5b5469d2bf44d5454b4203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7a2ef5b5469d2bf44d5454b4203fd1"/>
                    <pic:cNvPicPr>
                      <a:picLocks noChangeAspect="1"/>
                    </pic:cNvPicPr>
                  </pic:nvPicPr>
                  <pic:blipFill>
                    <a:blip r:embed="rId12"/>
                    <a:srcRect l="18623" t="969" r="12395" b="3122"/>
                    <a:stretch>
                      <a:fillRect/>
                    </a:stretch>
                  </pic:blipFill>
                  <pic:spPr>
                    <a:xfrm>
                      <a:off x="0" y="0"/>
                      <a:ext cx="2564130" cy="3960495"/>
                    </a:xfrm>
                    <a:prstGeom prst="rect">
                      <a:avLst/>
                    </a:prstGeom>
                  </pic:spPr>
                </pic:pic>
              </a:graphicData>
            </a:graphic>
          </wp:inline>
        </w:drawing>
      </w:r>
      <w:r>
        <w:rPr>
          <w:color w:val="000000" w:themeColor="text1"/>
          <w14:textFill>
            <w14:solidFill>
              <w14:schemeClr w14:val="tx1"/>
            </w14:solidFill>
          </w14:textFill>
        </w:rPr>
        <w:t xml:space="preserve"> </w:t>
      </w:r>
      <w:r>
        <w:rPr>
          <w:color w:val="000000" w:themeColor="text1"/>
          <w14:textFill>
            <w14:solidFill>
              <w14:schemeClr w14:val="tx1"/>
            </w14:solidFill>
          </w14:textFill>
        </w:rPr>
        <w:drawing>
          <wp:inline distT="0" distB="0" distL="0" distR="0">
            <wp:extent cx="2612390" cy="3975100"/>
            <wp:effectExtent l="0" t="0" r="3810" b="0"/>
            <wp:docPr id="18407182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8223" name="图片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612390" cy="3975100"/>
                    </a:xfrm>
                    <a:prstGeom prst="rect">
                      <a:avLst/>
                    </a:prstGeom>
                    <a:noFill/>
                    <a:ln>
                      <a:noFill/>
                    </a:ln>
                  </pic:spPr>
                </pic:pic>
              </a:graphicData>
            </a:graphic>
          </wp:inline>
        </w:drawing>
      </w:r>
    </w:p>
    <w:p w14:paraId="2A085737">
      <w:pPr>
        <w:widowControl w:val="0"/>
        <w:spacing w:line="300" w:lineRule="auto"/>
        <w:ind w:firstLine="0" w:firstLineChars="0"/>
        <w:jc w:val="center"/>
        <w:rPr>
          <w:color w:val="000000" w:themeColor="text1"/>
          <w14:textFill>
            <w14:solidFill>
              <w14:schemeClr w14:val="tx1"/>
            </w14:solidFill>
          </w14:textFill>
        </w:rPr>
      </w:pPr>
    </w:p>
    <w:p w14:paraId="60ECDF20">
      <w:pPr>
        <w:spacing w:line="300" w:lineRule="auto"/>
        <w:ind w:firstLine="422" w:firstLineChars="200"/>
        <w:rPr>
          <w:b/>
          <w:bCs/>
        </w:rPr>
      </w:pPr>
      <w:r>
        <w:rPr>
          <w:rFonts w:hint="eastAsia"/>
          <w:b/>
          <w:bCs/>
        </w:rPr>
        <w:t>1</w:t>
      </w:r>
      <w:r>
        <w:rPr>
          <w:b/>
          <w:bCs/>
        </w:rPr>
        <w:t>.</w:t>
      </w:r>
      <w:r>
        <w:rPr>
          <w:rFonts w:hint="eastAsia"/>
          <w:b/>
          <w:bCs/>
        </w:rPr>
        <w:t>语音交互心灵陪伴</w:t>
      </w:r>
    </w:p>
    <w:p w14:paraId="7F42170F">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智慧守护伴”让老年用户能够通过语音进行日常查询、设置提醒以及情感交流，极大地提升了使用的便捷性。“智慧守护伴”能够精准识别用户的语音指令，并迅速执行相应操作，例如播放音乐、阅读新闻、设置闹钟等，真正实现了“声控生活”。此外，“智慧守护伴”还设计了易于理解的对话流程，支持常见问题解答、日程</w:t>
      </w:r>
      <w:r>
        <w:rPr>
          <w:rFonts w:hint="eastAsia" w:ascii="宋体" w:hAnsi="宋体" w:cs="宋体"/>
          <w:color w:val="000000" w:themeColor="text1"/>
          <w:szCs w:val="21"/>
          <w14:textFill>
            <w14:solidFill>
              <w14:schemeClr w14:val="tx1"/>
            </w14:solidFill>
          </w14:textFill>
        </w:rPr>
        <w:t>设置</w:t>
      </w:r>
      <w:r>
        <w:rPr>
          <w:rFonts w:hint="eastAsia" w:ascii="宋体" w:hAnsi="宋体" w:cs="宋体"/>
          <w:color w:val="000000" w:themeColor="text1"/>
          <w:szCs w:val="21"/>
          <w:shd w:val="clear" w:color="auto" w:fill="FFFFFF"/>
          <w14:textFill>
            <w14:solidFill>
              <w14:schemeClr w14:val="tx1"/>
            </w14:solidFill>
          </w14:textFill>
        </w:rPr>
        <w:t>和简单社交互动，用户可以轻松询问天气、日期、新闻等信息，也可以与虚拟伙伴进行对话，分享自己的感受。为了进一步提升用户体验，“智慧守护伴”还根据用户的发音特征和使用习惯调整识别算法，提升语音识别的准确率和交互的自然度。同时，系统还可以根据用户的语音语调、用词等判断用户的情绪状态，并进行相应的情感反馈不仅如此，“智慧守护伴”还可以与智能家居设备连接，用户可以通过语音控制家中的智能设备，真正实现“智能生活”。</w:t>
      </w:r>
    </w:p>
    <w:p w14:paraId="2FE47671">
      <w:pPr>
        <w:spacing w:line="300" w:lineRule="auto"/>
        <w:ind w:firstLine="422" w:firstLineChars="200"/>
        <w:rPr>
          <w:rFonts w:ascii="宋体" w:hAnsi="宋体" w:cs="宋体"/>
          <w:b/>
          <w:bCs/>
          <w:color w:val="000000" w:themeColor="text1"/>
          <w:szCs w:val="21"/>
          <w:shd w:val="clear" w:color="auto" w:fill="FFFFFF"/>
          <w14:textFill>
            <w14:solidFill>
              <w14:schemeClr w14:val="tx1"/>
            </w14:solidFill>
          </w14:textFill>
        </w:rPr>
      </w:pPr>
      <w:r>
        <w:rPr>
          <w:rFonts w:hint="eastAsia"/>
          <w:b/>
          <w:bCs/>
        </w:rPr>
        <w:t>2.健康安全应急处理</w:t>
      </w:r>
    </w:p>
    <w:p w14:paraId="6FC5C6F7">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智慧守护伴”建立了完善的紧急响应机制，实时监测用户的生理状态和行为模式，一旦发现异常情况，例如用户跌倒、心率异常等，系统会立即自动触发警报，并通知监护人或紧急联系人，确保用户的安全。“智慧守护伴”通过</w:t>
      </w:r>
      <w:r>
        <w:rPr>
          <w:rFonts w:hint="eastAsia" w:ascii="宋体" w:hAnsi="宋体" w:cs="宋体"/>
          <w:color w:val="000000" w:themeColor="text1"/>
          <w:szCs w:val="21"/>
          <w14:textFill>
            <w14:solidFill>
              <w14:schemeClr w14:val="tx1"/>
            </w14:solidFill>
          </w14:textFill>
        </w:rPr>
        <w:t>摄像头</w:t>
      </w:r>
      <w:r>
        <w:rPr>
          <w:rFonts w:hint="eastAsia" w:ascii="宋体" w:hAnsi="宋体" w:cs="宋体"/>
          <w:color w:val="000000" w:themeColor="text1"/>
          <w:szCs w:val="21"/>
          <w:shd w:val="clear" w:color="auto" w:fill="FFFFFF"/>
          <w14:textFill>
            <w14:solidFill>
              <w14:schemeClr w14:val="tx1"/>
            </w14:solidFill>
          </w14:textFill>
        </w:rPr>
        <w:t>和传感器监测用户的行动状态，一旦检测到用户跌倒，系统会立即发出警报，并通知监护人或紧急联系人。同时，“智慧守护伴”通过可穿戴设备或环境中的传感器实时收集健康数据，例如心率、血压、血氧等，并进行数据分析，识别异常趋势，及时通过VR界面或手机应用向用户或照顾者发送警报。用户还可以通过语音或按键等方式触发紧急呼叫功能，“智慧守护伴”会立即拨打预设的紧急联系人电话，并告知用户的当前位置和状态。此外，虚拟伙伴还可以协助用户进行应急处理，例如指导用户进行简单的自救措施，或安抚用户的情绪，等待救援人员的到来。</w:t>
      </w:r>
    </w:p>
    <w:p w14:paraId="47AFAECF">
      <w:pPr>
        <w:spacing w:line="300" w:lineRule="auto"/>
        <w:ind w:firstLine="422" w:firstLineChars="200"/>
        <w:rPr>
          <w:b/>
          <w:bCs/>
        </w:rPr>
      </w:pPr>
      <w:r>
        <w:rPr>
          <w:rFonts w:hint="eastAsia"/>
          <w:b/>
          <w:bCs/>
        </w:rPr>
        <w:t>3</w:t>
      </w:r>
      <w:r>
        <w:rPr>
          <w:b/>
          <w:bCs/>
        </w:rPr>
        <w:t>.</w:t>
      </w:r>
      <w:r>
        <w:rPr>
          <w:rFonts w:hint="eastAsia"/>
          <w:b/>
          <w:bCs/>
        </w:rPr>
        <w:t>健康检测</w:t>
      </w:r>
    </w:p>
    <w:p w14:paraId="4A0E684F">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智慧守护伴”通过可穿戴设备或环境中的传感器实时收集用户的生理参数，例如心率、血压、血氧、睡眠质量等，并进行分析，生成健康报告。同时，“智慧守护伴”通过摄像头和传感器监测用户的行动状态，分析用户的日常行为模式，例如活动量、运动频率等，并提供相应的健康建议。“智慧守护伴”还对收集到的健康数据进行深度分析，识别用户的健康状况和潜在风险，并提供个性化的健康建议和干预措施。“智慧守护伴”定期生成详细的健康报告，包括用户的生理参数、行为模式、健康状况等信息，供用户和医疗专业人员参考。最后，“智慧守护伴”根据用户的健康状况和行为模式，提供个性化的健康管理建议，例如运动计划、饮食建议、睡眠指导等，帮助用户保持健康的生活方式。</w:t>
      </w:r>
    </w:p>
    <w:p w14:paraId="643240F8">
      <w:pPr>
        <w:spacing w:line="300" w:lineRule="auto"/>
        <w:ind w:firstLine="482" w:firstLineChars="200"/>
        <w:rPr>
          <w:b/>
          <w:sz w:val="24"/>
        </w:rPr>
      </w:pPr>
      <w:bookmarkStart w:id="9" w:name="_Toc201650376"/>
      <w:r>
        <w:rPr>
          <w:rFonts w:hint="eastAsia"/>
          <w:b/>
          <w:sz w:val="24"/>
        </w:rPr>
        <w:t>三、技术解决方案</w:t>
      </w:r>
      <w:bookmarkEnd w:id="9"/>
    </w:p>
    <w:p w14:paraId="617F9095">
      <w:pPr>
        <w:spacing w:line="300" w:lineRule="auto"/>
        <w:ind w:firstLine="422" w:firstLineChars="200"/>
        <w:rPr>
          <w:b/>
          <w:bCs/>
        </w:rPr>
      </w:pPr>
      <w:r>
        <w:rPr>
          <w:rFonts w:hint="eastAsia"/>
          <w:b/>
          <w:bCs/>
        </w:rPr>
        <w:t>1</w:t>
      </w:r>
      <w:r>
        <w:rPr>
          <w:b/>
          <w:bCs/>
        </w:rPr>
        <w:t>.AI</w:t>
      </w:r>
      <w:r>
        <w:rPr>
          <w:rFonts w:hint="eastAsia"/>
          <w:b/>
          <w:bCs/>
        </w:rPr>
        <w:t>语音交互心灵陪伴技术解决方案</w:t>
      </w:r>
    </w:p>
    <w:p w14:paraId="14F07C36">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“智慧守护伴”集成了</w:t>
      </w:r>
      <w:r>
        <w:rPr>
          <w:rFonts w:hint="eastAsia"/>
          <w:color w:val="000000" w:themeColor="text1"/>
          <w14:textFill>
            <w14:solidFill>
              <w14:schemeClr w14:val="tx1"/>
            </w14:solidFill>
          </w14:textFill>
        </w:rPr>
        <w:t>icWT2003H-M</w:t>
      </w:r>
      <w:r>
        <w:rPr>
          <w:rFonts w:hint="eastAsia" w:ascii="宋体" w:hAnsi="宋体" w:cs="宋体"/>
          <w:color w:val="000000" w:themeColor="text1"/>
          <w:szCs w:val="21"/>
          <w:shd w:val="clear" w:color="auto" w:fill="FFFFFF"/>
          <w14:textFill>
            <w14:solidFill>
              <w14:schemeClr w14:val="tx1"/>
            </w14:solidFill>
          </w14:textFill>
        </w:rPr>
        <w:t>语音模块，用于实现语音指令的识别和语音反馈的合成，支持用户通过自然语言进行日常操作和情感交流；开发了易于老年人理解和操作的对话流程，支持常见问题解答、日程设置和简单社交</w:t>
      </w:r>
      <w:r>
        <w:rPr>
          <w:rFonts w:hint="eastAsia" w:ascii="宋体" w:hAnsi="宋体" w:cs="宋体"/>
          <w:color w:val="000000" w:themeColor="text1"/>
          <w:szCs w:val="21"/>
          <w14:textFill>
            <w14:solidFill>
              <w14:schemeClr w14:val="tx1"/>
            </w14:solidFill>
          </w14:textFill>
        </w:rPr>
        <w:t>互动</w:t>
      </w:r>
      <w:r>
        <w:rPr>
          <w:rFonts w:hint="eastAsia" w:ascii="宋体" w:hAnsi="宋体" w:cs="宋体"/>
          <w:color w:val="000000" w:themeColor="text1"/>
          <w:szCs w:val="21"/>
          <w:shd w:val="clear" w:color="auto" w:fill="FFFFFF"/>
          <w14:textFill>
            <w14:solidFill>
              <w14:schemeClr w14:val="tx1"/>
            </w14:solidFill>
          </w14:textFill>
        </w:rPr>
        <w:t>，体现了用户界面和交互流程的设计技术；“智慧守护伴”根据用户的发音特征和使用习惯调整识别算法，提升交互的自然度和准确率，这涉及到机器学习和模式识别相关的自适应算法。</w:t>
      </w:r>
    </w:p>
    <w:p w14:paraId="3F395367">
      <w:pPr>
        <w:spacing w:line="300" w:lineRule="auto"/>
        <w:ind w:firstLine="422" w:firstLineChars="200"/>
        <w:rPr>
          <w:b/>
          <w:bCs/>
        </w:rPr>
      </w:pPr>
      <w:r>
        <w:rPr>
          <w:b/>
          <w:bCs/>
        </w:rPr>
        <w:t>2.</w:t>
      </w:r>
      <w:r>
        <w:rPr>
          <w:rFonts w:hint="eastAsia"/>
          <w:b/>
          <w:bCs/>
        </w:rPr>
        <w:t>健康安全应急处理技术解决方案</w:t>
      </w:r>
    </w:p>
    <w:p w14:paraId="7B997110">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利用高精度摄像头和深度学习算法实时捕捉用户的动作和体态语言，用于跌倒检测、异常行为识别等；通过可穿戴设备或环境传感器实时收集用户的生理数据（如心率、血压、血氧等），用于健康异常监测和预警；使用摄像头和传感器监测用户的行动状态和生活环境，分析行为模式，识别潜在风险；对收集到的视觉、生理、行为数据进行实时分析，应用统计和机器学习方法识别异常趋势，并自动触发警报；“智慧守护伴”在检测到紧急情况时，能够自动触发警报，并通过预设方式（如电话、APP推送）通知监护人或紧急联系人，可能涉及通信协议和自动化流程设计。</w:t>
      </w:r>
    </w:p>
    <w:p w14:paraId="5D18E26C">
      <w:pPr>
        <w:spacing w:line="300" w:lineRule="auto"/>
        <w:ind w:firstLine="422" w:firstLineChars="200"/>
        <w:rPr>
          <w:b/>
          <w:bCs/>
        </w:rPr>
      </w:pPr>
      <w:r>
        <w:rPr>
          <w:rFonts w:hint="eastAsia"/>
          <w:b/>
          <w:bCs/>
        </w:rPr>
        <w:t>3</w:t>
      </w:r>
      <w:r>
        <w:rPr>
          <w:b/>
          <w:bCs/>
        </w:rPr>
        <w:t>.</w:t>
      </w:r>
      <w:r>
        <w:rPr>
          <w:rFonts w:hint="eastAsia"/>
          <w:b/>
          <w:bCs/>
        </w:rPr>
        <w:t>健康监测技术解决方案</w:t>
      </w:r>
    </w:p>
    <w:p w14:paraId="6E935AEE">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利用高分辨率摄像头捕捉面部图像，结合深度学习框架进行表情和情绪识别，用于评估用户的精神状态；通过可穿戴设备或环境传感器实时收集用户的生理数据（如心率、血压、血氧、活动量、睡眠质量等）；对收集到的生理参数和行为模式数据进行统计分析和机器学习，识别健康状况、潜在风险和异常趋势；</w:t>
      </w:r>
      <w:r>
        <w:rPr>
          <w:rFonts w:hint="eastAsia" w:ascii="宋体" w:hAnsi="宋体" w:cs="宋体"/>
          <w:color w:val="000000" w:themeColor="text1"/>
          <w:szCs w:val="21"/>
          <w14:textFill>
            <w14:solidFill>
              <w14:schemeClr w14:val="tx1"/>
            </w14:solidFill>
          </w14:textFill>
        </w:rPr>
        <w:t>“智慧守护伴”</w:t>
      </w:r>
      <w:r>
        <w:rPr>
          <w:rFonts w:hint="eastAsia" w:ascii="宋体" w:hAnsi="宋体" w:cs="宋体"/>
          <w:color w:val="000000" w:themeColor="text1"/>
          <w:szCs w:val="21"/>
          <w:shd w:val="clear" w:color="auto" w:fill="FFFFFF"/>
          <w14:textFill>
            <w14:solidFill>
              <w14:schemeClr w14:val="tx1"/>
            </w14:solidFill>
          </w14:textFill>
        </w:rPr>
        <w:t>定期整合分析结果，自动生成包含用户生理参数、行为模式、健康状况等信息的详细健康报告；根据用户的健康数据分析结果，提供个性化的健康管理建议，如运动计划、饮食指导、睡眠改善方案等，可能涉及专家系统或推荐算法。</w:t>
      </w:r>
    </w:p>
    <w:p w14:paraId="1391C3C5">
      <w:pPr>
        <w:spacing w:line="300" w:lineRule="auto"/>
        <w:ind w:firstLine="482" w:firstLineChars="200"/>
        <w:rPr>
          <w:b/>
          <w:sz w:val="24"/>
        </w:rPr>
      </w:pPr>
      <w:bookmarkStart w:id="10" w:name="_Toc201650377"/>
      <w:r>
        <w:rPr>
          <w:rFonts w:hint="eastAsia"/>
          <w:b/>
          <w:sz w:val="24"/>
        </w:rPr>
        <w:t>四、项目优势</w:t>
      </w:r>
      <w:bookmarkEnd w:id="10"/>
    </w:p>
    <w:p w14:paraId="7CD818C8">
      <w:pPr>
        <w:spacing w:line="300" w:lineRule="auto"/>
        <w:ind w:firstLine="422" w:firstLineChars="200"/>
        <w:rPr>
          <w:b/>
          <w:bCs/>
          <w:color w:val="000000" w:themeColor="text1"/>
          <w14:textFill>
            <w14:solidFill>
              <w14:schemeClr w14:val="tx1"/>
            </w14:solidFill>
          </w14:textFill>
        </w:rPr>
      </w:pPr>
      <w:r>
        <w:rPr>
          <w:rFonts w:hint="eastAsia"/>
          <w:b/>
          <w:bCs/>
        </w:rPr>
        <w:t>1</w:t>
      </w:r>
      <w:r>
        <w:rPr>
          <w:b/>
          <w:bCs/>
        </w:rPr>
        <w:t>.</w:t>
      </w:r>
      <w:r>
        <w:rPr>
          <w:rFonts w:hint="eastAsia"/>
          <w:b/>
          <w:bCs/>
        </w:rPr>
        <w:t>A</w:t>
      </w:r>
      <w:r>
        <w:rPr>
          <w:b/>
          <w:bCs/>
        </w:rPr>
        <w:t>I</w:t>
      </w:r>
      <w:r>
        <w:rPr>
          <w:rFonts w:hint="eastAsia"/>
          <w:b/>
          <w:bCs/>
        </w:rPr>
        <w:t>语音交互心灵陪伴优势</w:t>
      </w:r>
    </w:p>
    <w:p w14:paraId="21581419">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语音交互打破了传统操作方式的限制，老年人无需记忆复杂的按键或屏幕操作，只需开口说话即可完成查询、设置、交流等任务，极大地降低了使用门槛，尤其适合行动不便或视力不佳的用户；“智慧守护伴”能够识别用户的语音</w:t>
      </w:r>
      <w:r>
        <w:rPr>
          <w:rFonts w:hint="eastAsia" w:ascii="宋体" w:hAnsi="宋体" w:cs="宋体"/>
          <w:color w:val="000000" w:themeColor="text1"/>
          <w:szCs w:val="21"/>
          <w14:textFill>
            <w14:solidFill>
              <w14:schemeClr w14:val="tx1"/>
            </w14:solidFill>
          </w14:textFill>
        </w:rPr>
        <w:t>语调</w:t>
      </w:r>
      <w:r>
        <w:rPr>
          <w:rFonts w:hint="eastAsia" w:ascii="宋体" w:hAnsi="宋体" w:cs="宋体"/>
          <w:color w:val="000000" w:themeColor="text1"/>
          <w:szCs w:val="21"/>
          <w:shd w:val="clear" w:color="auto" w:fill="FFFFFF"/>
          <w14:textFill>
            <w14:solidFill>
              <w14:schemeClr w14:val="tx1"/>
            </w14:solidFill>
          </w14:textFill>
        </w:rPr>
        <w:t>、情感状态，并做出相应的回应和安抚，这种类似对话的交互方式能有效缓解老年人的孤独感，提供情感上的陪伴和慰藉；语音交互可以成为控制健康查询、应急呼叫等其他功能模块的入口，实现多功能的联动，让用户通过最自然的方式获取所需服务，提升整体体验的流畅性；“智慧守护伴”会根据用户的发音特征、常用语、习惯等数据进行学习，逐步优化识别准确率，使交互越来越贴合用户的个人习惯，提供更贴心的服务。</w:t>
      </w:r>
    </w:p>
    <w:p w14:paraId="6280C6B4">
      <w:pPr>
        <w:spacing w:line="300" w:lineRule="auto"/>
        <w:ind w:firstLine="422" w:firstLineChars="200"/>
        <w:rPr>
          <w:b/>
          <w:bCs/>
        </w:rPr>
      </w:pPr>
      <w:r>
        <w:rPr>
          <w:rFonts w:hint="eastAsia"/>
          <w:b/>
          <w:bCs/>
        </w:rPr>
        <w:t>2</w:t>
      </w:r>
      <w:r>
        <w:rPr>
          <w:b/>
          <w:bCs/>
        </w:rPr>
        <w:t>.</w:t>
      </w:r>
      <w:r>
        <w:rPr>
          <w:rFonts w:hint="eastAsia"/>
          <w:b/>
          <w:bCs/>
        </w:rPr>
        <w:t>健康安全应急处理功能优势</w:t>
      </w:r>
    </w:p>
    <w:p w14:paraId="11F4AC17">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健康安全应急处理功能实现了主动监测和预警，不一定需要人员主动呼叫介入。无论是检测到跌倒、心率异常还是其他预设的紧急情况，“智慧守护伴”都能自动触发警报，第一时间通知家属或紧急联系人，为突发状况争取宝贵时间；通过结合机器视觉（动作捕捉、行为分析）和生理参数监测，“智慧守护伴”能够从多个维度评估用户状态，识别潜在风险，提供比单一监测更全面的保障；一旦“智慧守护伴”判断发生紧急情况，会自动启动预设的应急流程，如自动拨打电话、发送定位信息等，大大缩短了从发现异常到获得帮助的时间，让用户及其家属更安心。</w:t>
      </w:r>
    </w:p>
    <w:p w14:paraId="37B20E16">
      <w:pPr>
        <w:spacing w:line="300" w:lineRule="auto"/>
        <w:ind w:firstLine="422" w:firstLineChars="200"/>
        <w:rPr>
          <w:b/>
          <w:bCs/>
        </w:rPr>
      </w:pPr>
      <w:r>
        <w:rPr>
          <w:rFonts w:hint="eastAsia"/>
          <w:b/>
          <w:bCs/>
        </w:rPr>
        <w:t>3</w:t>
      </w:r>
      <w:r>
        <w:rPr>
          <w:b/>
          <w:bCs/>
        </w:rPr>
        <w:t>.</w:t>
      </w:r>
      <w:r>
        <w:rPr>
          <w:rFonts w:hint="eastAsia"/>
          <w:b/>
          <w:bCs/>
        </w:rPr>
        <w:t>健康监测优势</w:t>
      </w:r>
    </w:p>
    <w:p w14:paraId="553F04CA">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对心率、血压、血氧、活动量、睡眠质量等健康指标进行持续监测，能够捕捉到短期变化和长期趋势，比单次测量更全面、更客观地反映用户的健康状况；通过对连续数据的智能分析，“智慧守护伴”能够识别出潜在的健康风险信号（如心率异常波动、活动量锐减），及时发出预警，有助于用户或家属及早干预，预防更</w:t>
      </w:r>
      <w:r>
        <w:rPr>
          <w:rFonts w:hint="eastAsia" w:ascii="宋体" w:hAnsi="宋体" w:cs="宋体"/>
          <w:color w:val="000000" w:themeColor="text1"/>
          <w:szCs w:val="21"/>
          <w14:textFill>
            <w14:solidFill>
              <w14:schemeClr w14:val="tx1"/>
            </w14:solidFill>
          </w14:textFill>
        </w:rPr>
        <w:t>严重</w:t>
      </w:r>
      <w:r>
        <w:rPr>
          <w:rFonts w:hint="eastAsia" w:ascii="宋体" w:hAnsi="宋体" w:cs="宋体"/>
          <w:color w:val="000000" w:themeColor="text1"/>
          <w:szCs w:val="21"/>
          <w:shd w:val="clear" w:color="auto" w:fill="FFFFFF"/>
          <w14:textFill>
            <w14:solidFill>
              <w14:schemeClr w14:val="tx1"/>
            </w14:solidFill>
          </w14:textFill>
        </w:rPr>
        <w:t>问题的发生；“智慧守护伴”自动生成易懂的健康报告，不仅呈现数据，还会结合数据分析结果给出简单的健康建议，方便用户了解自身状况，也为医生提供参考；部分监测（如通过摄像头分析）可以非接触或低干扰地进行，提高了用户的接受度和持续使用的可能性。</w:t>
      </w:r>
    </w:p>
    <w:p w14:paraId="38003E7B">
      <w:pPr>
        <w:spacing w:line="300" w:lineRule="auto"/>
        <w:ind w:firstLine="422" w:firstLineChars="200"/>
        <w:rPr>
          <w:b/>
          <w:bCs/>
        </w:rPr>
      </w:pPr>
      <w:r>
        <w:rPr>
          <w:rFonts w:hint="eastAsia"/>
          <w:b/>
          <w:bCs/>
        </w:rPr>
        <w:t>4</w:t>
      </w:r>
      <w:r>
        <w:rPr>
          <w:b/>
          <w:bCs/>
        </w:rPr>
        <w:t>.</w:t>
      </w:r>
      <w:r>
        <w:rPr>
          <w:rFonts w:hint="eastAsia"/>
          <w:b/>
          <w:bCs/>
        </w:rPr>
        <w:t>产品性价比优势</w:t>
      </w:r>
    </w:p>
    <w:p w14:paraId="6CA33D3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智慧守护伴”在保证功能实现的同时，其整体设计充分考虑了成本控制，力求为用户提供高性价比的产品；系统将语音交互、应急处理、健康监测等多个功能模块进行深度整合，避免了为每个功能单独购置设备，减少了硬件成本和用户使用复杂度；在保证性能的前提下，对摄像头、传感器、处理器等硬件进行合理选型，平衡了性能与成本；优化软件算法，使其能在较低成本的硬件平台上流畅运行，降低了硬件门槛，从而在功能与价格之间达到了良好的平衡，使得产品具有很高的性价比，能够被更广泛的经济条件各异的用户所接受。</w:t>
      </w:r>
    </w:p>
    <w:p w14:paraId="1A1168C2">
      <w:pPr>
        <w:spacing w:line="300" w:lineRule="auto"/>
        <w:ind w:firstLine="482" w:firstLineChars="200"/>
        <w:rPr>
          <w:b/>
          <w:sz w:val="24"/>
        </w:rPr>
      </w:pPr>
      <w:bookmarkStart w:id="11" w:name="_Toc201650378"/>
      <w:r>
        <w:rPr>
          <w:rFonts w:hint="eastAsia"/>
          <w:b/>
          <w:sz w:val="24"/>
        </w:rPr>
        <w:t>五、盈利模式</w:t>
      </w:r>
      <w:bookmarkEnd w:id="11"/>
    </w:p>
    <w:p w14:paraId="16987EEE">
      <w:pPr>
        <w:widowControl w:val="0"/>
        <w:spacing w:line="300" w:lineRule="auto"/>
        <w:ind w:firstLine="422"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b/>
          <w:color w:val="000000" w:themeColor="text1"/>
          <w:szCs w:val="21"/>
          <w:shd w:val="clear" w:color="auto" w:fill="FFFFFF"/>
          <w14:textFill>
            <w14:solidFill>
              <w14:schemeClr w14:val="tx1"/>
            </w14:solidFill>
          </w14:textFill>
        </w:rPr>
        <w:t>（1）</w:t>
      </w:r>
      <w:r>
        <w:rPr>
          <w:rFonts w:ascii="宋体" w:hAnsi="宋体" w:cs="宋体"/>
          <w:b/>
          <w:color w:val="000000" w:themeColor="text1"/>
          <w:szCs w:val="21"/>
          <w:shd w:val="clear" w:color="auto" w:fill="FFFFFF"/>
          <w14:textFill>
            <w14:solidFill>
              <w14:schemeClr w14:val="tx1"/>
            </w14:solidFill>
          </w14:textFill>
        </w:rPr>
        <w:t>产品</w:t>
      </w:r>
      <w:r>
        <w:rPr>
          <w:rFonts w:hint="eastAsia" w:ascii="宋体" w:hAnsi="宋体" w:cs="宋体"/>
          <w:b/>
          <w:color w:val="000000" w:themeColor="text1"/>
          <w:szCs w:val="21"/>
          <w:shd w:val="clear" w:color="auto" w:fill="FFFFFF"/>
          <w14:textFill>
            <w14:solidFill>
              <w14:schemeClr w14:val="tx1"/>
            </w14:solidFill>
          </w14:textFill>
        </w:rPr>
        <w:t>销售。</w:t>
      </w:r>
      <w:r>
        <w:rPr>
          <w:rFonts w:hint="eastAsia" w:ascii="宋体" w:hAnsi="宋体" w:cs="宋体"/>
          <w:color w:val="000000" w:themeColor="text1"/>
          <w:szCs w:val="21"/>
          <w:shd w:val="clear" w:color="auto" w:fill="FFFFFF"/>
          <w14:textFill>
            <w14:solidFill>
              <w14:schemeClr w14:val="tx1"/>
            </w14:solidFill>
          </w14:textFill>
        </w:rPr>
        <w:t>“智慧守护伴”产品面向有需求的老年人或其家属进行售卖，也可以作为辅助养老服务工具，为养老机构、康复中心等提供更便捷、高效的老人看护方案，减轻护理人员负担，提升服务质量。</w:t>
      </w:r>
      <w:r>
        <w:rPr>
          <w:rFonts w:hint="eastAsia" w:ascii="宋体" w:hAnsi="宋体" w:cs="宋体"/>
          <w:b/>
          <w:color w:val="000000" w:themeColor="text1"/>
          <w:szCs w:val="21"/>
          <w:shd w:val="clear" w:color="auto" w:fill="FFFFFF"/>
          <w14:textFill>
            <w14:solidFill>
              <w14:schemeClr w14:val="tx1"/>
            </w14:solidFill>
          </w14:textFill>
        </w:rPr>
        <w:t>（</w:t>
      </w:r>
      <w:r>
        <w:rPr>
          <w:rFonts w:ascii="宋体" w:hAnsi="宋体" w:cs="宋体"/>
          <w:b/>
          <w:color w:val="000000" w:themeColor="text1"/>
          <w:szCs w:val="21"/>
          <w:shd w:val="clear" w:color="auto" w:fill="FFFFFF"/>
          <w14:textFill>
            <w14:solidFill>
              <w14:schemeClr w14:val="tx1"/>
            </w14:solidFill>
          </w14:textFill>
        </w:rPr>
        <w:t>2</w:t>
      </w:r>
      <w:r>
        <w:rPr>
          <w:rFonts w:hint="eastAsia" w:ascii="宋体" w:hAnsi="宋体" w:cs="宋体"/>
          <w:b/>
          <w:color w:val="000000" w:themeColor="text1"/>
          <w:szCs w:val="21"/>
          <w:shd w:val="clear" w:color="auto" w:fill="FFFFFF"/>
          <w14:textFill>
            <w14:solidFill>
              <w14:schemeClr w14:val="tx1"/>
            </w14:solidFill>
          </w14:textFill>
        </w:rPr>
        <w:t>）订阅服务。</w:t>
      </w:r>
      <w:r>
        <w:rPr>
          <w:rFonts w:hint="eastAsia" w:ascii="宋体" w:hAnsi="宋体" w:cs="宋体"/>
          <w:color w:val="000000" w:themeColor="text1"/>
          <w:szCs w:val="21"/>
          <w:shd w:val="clear" w:color="auto" w:fill="FFFFFF"/>
          <w14:textFill>
            <w14:solidFill>
              <w14:schemeClr w14:val="tx1"/>
            </w14:solidFill>
          </w14:textFill>
        </w:rPr>
        <w:t>开发与“智慧守护伴”配套的增值服务，例如远程医疗服务、健康数据分析、个性化健康管理方案等，通过订阅或按次付费的方式获取收益；在确保用户隐私和数据安全的前提下，可以与医疗机构、研究机构合作，将脱敏后的用户健康数据用于医学研究或产品改进，获取数据</w:t>
      </w:r>
      <w:r>
        <w:rPr>
          <w:rFonts w:hint="eastAsia" w:ascii="宋体" w:hAnsi="宋体" w:cs="宋体"/>
          <w:color w:val="000000" w:themeColor="text1"/>
          <w:szCs w:val="21"/>
          <w14:textFill>
            <w14:solidFill>
              <w14:schemeClr w14:val="tx1"/>
            </w14:solidFill>
          </w14:textFill>
        </w:rPr>
        <w:t>价值</w:t>
      </w:r>
      <w:r>
        <w:rPr>
          <w:rFonts w:hint="eastAsia" w:ascii="宋体" w:hAnsi="宋体" w:cs="宋体"/>
          <w:color w:val="000000" w:themeColor="text1"/>
          <w:szCs w:val="21"/>
          <w:shd w:val="clear" w:color="auto" w:fill="FFFFFF"/>
          <w14:textFill>
            <w14:solidFill>
              <w14:schemeClr w14:val="tx1"/>
            </w14:solidFill>
          </w14:textFill>
        </w:rPr>
        <w:t>。</w:t>
      </w:r>
      <w:r>
        <w:rPr>
          <w:rFonts w:hint="eastAsia" w:ascii="宋体" w:hAnsi="宋体" w:cs="宋体"/>
          <w:b/>
          <w:color w:val="000000" w:themeColor="text1"/>
          <w:szCs w:val="21"/>
          <w:shd w:val="clear" w:color="auto" w:fill="FFFFFF"/>
          <w14:textFill>
            <w14:solidFill>
              <w14:schemeClr w14:val="tx1"/>
            </w14:solidFill>
          </w14:textFill>
        </w:rPr>
        <w:t>（3）广告佣金收入。</w:t>
      </w:r>
      <w:r>
        <w:rPr>
          <w:rFonts w:hint="eastAsia" w:ascii="宋体" w:hAnsi="宋体" w:cs="宋体"/>
          <w:color w:val="000000" w:themeColor="text1"/>
          <w:szCs w:val="21"/>
          <w:shd w:val="clear" w:color="auto" w:fill="FFFFFF"/>
          <w14:textFill>
            <w14:solidFill>
              <w14:schemeClr w14:val="tx1"/>
            </w14:solidFill>
          </w14:textFill>
        </w:rPr>
        <w:t>产品内置广告模块，为</w:t>
      </w:r>
      <w:r>
        <w:rPr>
          <w:rFonts w:ascii="宋体" w:hAnsi="宋体" w:cs="宋体"/>
          <w:color w:val="000000" w:themeColor="text1"/>
          <w:szCs w:val="21"/>
          <w:shd w:val="clear" w:color="auto" w:fill="FFFFFF"/>
          <w14:textFill>
            <w14:solidFill>
              <w14:schemeClr w14:val="tx1"/>
            </w14:solidFill>
          </w14:textFill>
        </w:rPr>
        <w:t>老年用户推送适老化广告内容，包括健康产品、养老服务、医疗咨询等</w:t>
      </w:r>
      <w:r>
        <w:rPr>
          <w:rFonts w:hint="eastAsia" w:ascii="宋体" w:hAnsi="宋体" w:cs="宋体"/>
          <w:color w:val="000000" w:themeColor="text1"/>
          <w:szCs w:val="21"/>
          <w:shd w:val="clear" w:color="auto" w:fill="FFFFFF"/>
          <w14:textFill>
            <w14:solidFill>
              <w14:schemeClr w14:val="tx1"/>
            </w14:solidFill>
          </w14:textFill>
        </w:rPr>
        <w:t>，为老年用户消费提供更多选择</w:t>
      </w:r>
      <w:r>
        <w:rPr>
          <w:rFonts w:ascii="宋体" w:hAnsi="宋体" w:cs="宋体"/>
          <w:color w:val="000000" w:themeColor="text1"/>
          <w:szCs w:val="21"/>
          <w:shd w:val="clear" w:color="auto" w:fill="FFFFFF"/>
          <w14:textFill>
            <w14:solidFill>
              <w14:schemeClr w14:val="tx1"/>
            </w14:solidFill>
          </w14:textFill>
        </w:rPr>
        <w:t>。</w:t>
      </w:r>
    </w:p>
    <w:p w14:paraId="3E06A541">
      <w:pPr>
        <w:pStyle w:val="21"/>
        <w:widowControl w:val="0"/>
        <w:shd w:val="clear" w:color="auto" w:fill="FFFFFF"/>
        <w:spacing w:before="80" w:beforeAutospacing="0" w:afterAutospacing="0" w:line="300" w:lineRule="auto"/>
        <w:ind w:firstLine="0" w:firstLineChars="0"/>
        <w:jc w:val="both"/>
        <w:textAlignment w:val="baseline"/>
        <w:rPr>
          <w:rFonts w:ascii="宋体" w:hAnsi="宋体" w:cs="宋体"/>
          <w:b/>
          <w:bCs/>
          <w:color w:val="000000" w:themeColor="text1"/>
          <w:sz w:val="21"/>
          <w:szCs w:val="21"/>
          <w:shd w:val="clear" w:color="auto" w:fill="FFFFFF"/>
          <w14:textFill>
            <w14:solidFill>
              <w14:schemeClr w14:val="tx1"/>
            </w14:solidFill>
          </w14:textFill>
        </w:rPr>
        <w:sectPr>
          <w:footerReference r:id="rId7" w:type="default"/>
          <w:pgSz w:w="11906" w:h="16838"/>
          <w:pgMar w:top="1440" w:right="1800" w:bottom="1440" w:left="1800" w:header="851" w:footer="992" w:gutter="0"/>
          <w:pgNumType w:start="1"/>
          <w:cols w:space="425" w:num="1"/>
          <w:docGrid w:type="lines" w:linePitch="312" w:charSpace="0"/>
        </w:sectPr>
      </w:pPr>
    </w:p>
    <w:p w14:paraId="3CA077C3">
      <w:pPr>
        <w:pStyle w:val="2"/>
        <w:keepNext w:val="0"/>
        <w:widowControl w:val="0"/>
        <w:spacing w:line="300" w:lineRule="auto"/>
        <w:ind w:firstLine="450"/>
        <w:rPr>
          <w:color w:val="000000" w:themeColor="text1"/>
          <w14:textFill>
            <w14:solidFill>
              <w14:schemeClr w14:val="tx1"/>
            </w14:solidFill>
          </w14:textFill>
        </w:rPr>
      </w:pPr>
      <w:bookmarkStart w:id="12" w:name="_Toc201650379"/>
      <w:bookmarkStart w:id="13" w:name="_Toc104042277"/>
      <w:bookmarkStart w:id="14" w:name="_Toc15983"/>
      <w:bookmarkStart w:id="15" w:name="_Toc201514244"/>
      <w:bookmarkStart w:id="16" w:name="_Toc201513917"/>
      <w:bookmarkStart w:id="17" w:name="_Toc16401"/>
      <w:bookmarkStart w:id="18" w:name="_Toc29021"/>
      <w:r>
        <w:rPr>
          <w:rFonts w:hint="eastAsia"/>
          <w:color w:val="000000" w:themeColor="text1"/>
          <w14:textFill>
            <w14:solidFill>
              <w14:schemeClr w14:val="tx1"/>
            </w14:solidFill>
          </w14:textFill>
        </w:rPr>
        <w:t>第一章 项目</w:t>
      </w:r>
      <w:bookmarkEnd w:id="12"/>
      <w:bookmarkEnd w:id="13"/>
      <w:bookmarkEnd w:id="14"/>
      <w:bookmarkEnd w:id="15"/>
      <w:bookmarkEnd w:id="16"/>
      <w:r>
        <w:rPr>
          <w:rFonts w:hint="eastAsia"/>
          <w:color w:val="000000" w:themeColor="text1"/>
          <w14:textFill>
            <w14:solidFill>
              <w14:schemeClr w14:val="tx1"/>
            </w14:solidFill>
          </w14:textFill>
        </w:rPr>
        <w:t>概述</w:t>
      </w:r>
      <w:bookmarkEnd w:id="17"/>
      <w:bookmarkEnd w:id="18"/>
    </w:p>
    <w:p w14:paraId="6D06D0FA">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19" w:name="_Toc12685"/>
      <w:bookmarkStart w:id="20" w:name="_Toc201513918"/>
      <w:bookmarkStart w:id="21" w:name="_Toc104042278"/>
      <w:bookmarkStart w:id="22" w:name="_Toc201514245"/>
      <w:bookmarkStart w:id="23" w:name="_Toc201650380"/>
      <w:bookmarkStart w:id="24" w:name="_Toc7768"/>
      <w:r>
        <w:rPr>
          <w:rFonts w:hint="eastAsia" w:ascii="宋体" w:hAnsi="宋体" w:eastAsia="宋体"/>
          <w:color w:val="000000" w:themeColor="text1"/>
          <w:sz w:val="24"/>
          <w:szCs w:val="24"/>
          <w14:textFill>
            <w14:solidFill>
              <w14:schemeClr w14:val="tx1"/>
            </w14:solidFill>
          </w14:textFill>
        </w:rPr>
        <w:t>1.1项目背景</w:t>
      </w:r>
      <w:bookmarkEnd w:id="19"/>
      <w:bookmarkEnd w:id="20"/>
      <w:bookmarkEnd w:id="21"/>
      <w:bookmarkEnd w:id="22"/>
      <w:bookmarkEnd w:id="23"/>
      <w:bookmarkEnd w:id="24"/>
    </w:p>
    <w:p w14:paraId="46C710E8">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5" w:name="_Toc9444"/>
      <w:bookmarkStart w:id="26" w:name="_Toc104042279"/>
      <w:bookmarkStart w:id="27" w:name="_Toc201514246"/>
      <w:bookmarkStart w:id="28" w:name="_Toc3473"/>
      <w:bookmarkStart w:id="29" w:name="_Toc201513919"/>
      <w:bookmarkStart w:id="30" w:name="_Toc31419"/>
      <w:r>
        <w:rPr>
          <w:rFonts w:ascii="黑体" w:hAnsi="黑体" w:eastAsia="黑体"/>
          <w:color w:val="000000" w:themeColor="text1"/>
          <w14:textFill>
            <w14:solidFill>
              <w14:schemeClr w14:val="tx1"/>
            </w14:solidFill>
          </w14:textFill>
        </w:rPr>
        <w:t>1.1.1</w:t>
      </w:r>
      <w:r>
        <w:rPr>
          <w:rFonts w:hint="eastAsia" w:ascii="黑体" w:hAnsi="黑体" w:eastAsia="黑体"/>
          <w:color w:val="000000" w:themeColor="text1"/>
          <w14:textFill>
            <w14:solidFill>
              <w14:schemeClr w14:val="tx1"/>
            </w14:solidFill>
          </w14:textFill>
        </w:rPr>
        <w:t>人口老龄化程度持续</w:t>
      </w:r>
      <w:bookmarkEnd w:id="25"/>
      <w:bookmarkEnd w:id="26"/>
      <w:r>
        <w:rPr>
          <w:rFonts w:hint="eastAsia" w:ascii="黑体" w:hAnsi="黑体" w:eastAsia="黑体"/>
          <w:color w:val="000000" w:themeColor="text1"/>
          <w14:textFill>
            <w14:solidFill>
              <w14:schemeClr w14:val="tx1"/>
            </w14:solidFill>
          </w14:textFill>
        </w:rPr>
        <w:t>加剧</w:t>
      </w:r>
      <w:bookmarkEnd w:id="27"/>
      <w:bookmarkEnd w:id="28"/>
      <w:bookmarkEnd w:id="29"/>
      <w:bookmarkEnd w:id="30"/>
    </w:p>
    <w:p w14:paraId="7828F2CA">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近年来，全球人口老龄化趋势日益明显，中国尤为突出。根据国家统计局数据，2014年我国60岁及以上老年人口有2.12亿人，占总人口的15.5%，截至2018年年底，我国60岁及以上老年人口约2.49亿，占总人口的17.9%。到2022年左右，中国65岁以上人口将占到总人口的14%，实现向老龄社会的转变，预计到2050年，这一比例将达到35%。我国人口老龄化的速度使得社会养老和机构养老的资源仍然稀缺，同国民的健康养老需求仍有较大差距，加上国家频繁布局大健康，发展健康产业已是必然趋势。可以预见，未来十年，我国大健康产业将进入黄金发展期。</w:t>
      </w:r>
    </w:p>
    <w:p w14:paraId="788786E3">
      <w:pPr>
        <w:widowControl w:val="0"/>
        <w:spacing w:line="300" w:lineRule="auto"/>
        <w:ind w:firstLine="48" w:firstLineChars="23"/>
        <w:jc w:val="center"/>
        <w:rPr>
          <w:rFonts w:ascii="宋体" w:hAnsi="宋体" w:cs="宋体"/>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114300" distR="114300">
            <wp:extent cx="2298700" cy="1891665"/>
            <wp:effectExtent l="0" t="0" r="0" b="63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14"/>
                    <a:stretch>
                      <a:fillRect/>
                    </a:stretch>
                  </pic:blipFill>
                  <pic:spPr>
                    <a:xfrm>
                      <a:off x="0" y="0"/>
                      <a:ext cx="2298700" cy="1891665"/>
                    </a:xfrm>
                    <a:prstGeom prst="rect">
                      <a:avLst/>
                    </a:prstGeom>
                    <a:noFill/>
                    <a:ln>
                      <a:noFill/>
                    </a:ln>
                  </pic:spPr>
                </pic:pic>
              </a:graphicData>
            </a:graphic>
          </wp:inline>
        </w:drawing>
      </w:r>
      <w:r>
        <w:rPr>
          <w:color w:val="000000" w:themeColor="text1"/>
          <w14:textFill>
            <w14:solidFill>
              <w14:schemeClr w14:val="tx1"/>
            </w14:solidFill>
          </w14:textFill>
        </w:rPr>
        <w:drawing>
          <wp:inline distT="0" distB="0" distL="114300" distR="114300">
            <wp:extent cx="2670175" cy="1878965"/>
            <wp:effectExtent l="0" t="0" r="9525" b="6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15"/>
                    <a:stretch>
                      <a:fillRect/>
                    </a:stretch>
                  </pic:blipFill>
                  <pic:spPr>
                    <a:xfrm>
                      <a:off x="0" y="0"/>
                      <a:ext cx="2670175" cy="1878965"/>
                    </a:xfrm>
                    <a:prstGeom prst="rect">
                      <a:avLst/>
                    </a:prstGeom>
                    <a:noFill/>
                    <a:ln>
                      <a:noFill/>
                    </a:ln>
                  </pic:spPr>
                </pic:pic>
              </a:graphicData>
            </a:graphic>
          </wp:inline>
        </w:drawing>
      </w:r>
    </w:p>
    <w:p w14:paraId="62E6ADCD">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图1.1 中国老年人人口结构与趋势</w:t>
      </w:r>
    </w:p>
    <w:p w14:paraId="08C36018">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31" w:name="_Toc26779"/>
      <w:bookmarkStart w:id="32" w:name="_Toc104042280"/>
      <w:bookmarkStart w:id="33" w:name="_Toc201513920"/>
      <w:bookmarkStart w:id="34" w:name="_Toc201514247"/>
      <w:bookmarkStart w:id="35" w:name="_Toc12430"/>
      <w:bookmarkStart w:id="36" w:name="_Toc11655"/>
      <w:bookmarkStart w:id="37" w:name="_Toc11091"/>
      <w:bookmarkStart w:id="38" w:name="_Toc104042281"/>
      <w:r>
        <w:rPr>
          <w:rFonts w:hint="eastAsia" w:ascii="黑体" w:hAnsi="黑体" w:eastAsia="黑体"/>
          <w:color w:val="000000" w:themeColor="text1"/>
          <w14:textFill>
            <w14:solidFill>
              <w14:schemeClr w14:val="tx1"/>
            </w14:solidFill>
          </w14:textFill>
        </w:rPr>
        <w:t>1</w:t>
      </w:r>
      <w:r>
        <w:rPr>
          <w:rFonts w:ascii="黑体" w:hAnsi="黑体" w:eastAsia="黑体"/>
          <w:color w:val="000000" w:themeColor="text1"/>
          <w14:textFill>
            <w14:solidFill>
              <w14:schemeClr w14:val="tx1"/>
            </w14:solidFill>
          </w14:textFill>
        </w:rPr>
        <w:t>.1.2</w:t>
      </w:r>
      <w:bookmarkEnd w:id="31"/>
      <w:bookmarkEnd w:id="32"/>
      <w:r>
        <w:rPr>
          <w:rFonts w:ascii="黑体" w:hAnsi="黑体" w:eastAsia="黑体"/>
          <w:color w:val="000000" w:themeColor="text1"/>
          <w14:textFill>
            <w14:solidFill>
              <w14:schemeClr w14:val="tx1"/>
            </w14:solidFill>
          </w14:textFill>
        </w:rPr>
        <w:t xml:space="preserve"> </w:t>
      </w:r>
      <w:r>
        <w:rPr>
          <w:rFonts w:hint="eastAsia" w:ascii="黑体" w:hAnsi="黑体" w:eastAsia="黑体"/>
          <w:color w:val="000000" w:themeColor="text1"/>
          <w14:textFill>
            <w14:solidFill>
              <w14:schemeClr w14:val="tx1"/>
            </w14:solidFill>
          </w14:textFill>
        </w:rPr>
        <w:t>智慧养老市场前景广阔</w:t>
      </w:r>
      <w:bookmarkEnd w:id="33"/>
      <w:bookmarkEnd w:id="34"/>
      <w:bookmarkEnd w:id="35"/>
      <w:bookmarkEnd w:id="36"/>
    </w:p>
    <w:p w14:paraId="25C5BE5E">
      <w:pPr>
        <w:widowControl w:val="0"/>
        <w:spacing w:line="300" w:lineRule="auto"/>
        <w:ind w:firstLine="420" w:firstLineChars="200"/>
        <w:jc w:val="both"/>
        <w:rPr>
          <w:color w:val="000000" w:themeColor="text1"/>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我国智慧养老市场近年来迅速发展，政府推动“互联网+养老”的模式，鼓励采用新技术改善养老服务。国内众多高校和研究机构开发有智能康复辅助设备、智能生活助手等，不仅改善了老年人的生活质量，也优化了资源配置，提高了服务效率。智慧健康养老产业持续发展,工业和信息化部、民政部、国家卫生健康委组织开展智慧健康养老产品及服务推广目录申报，促进</w:t>
      </w:r>
      <w:r>
        <w:rPr>
          <w:rFonts w:hint="eastAsia"/>
          <w:color w:val="000000" w:themeColor="text1"/>
          <w14:textFill>
            <w14:solidFill>
              <w14:schemeClr w14:val="tx1"/>
            </w14:solidFill>
          </w14:textFill>
        </w:rPr>
        <w:t>典型智慧健康养老产品和服务</w:t>
      </w:r>
      <w:r>
        <w:rPr>
          <w:rFonts w:hint="eastAsia" w:ascii="宋体" w:hAnsi="宋体" w:cs="宋体"/>
          <w:color w:val="000000" w:themeColor="text1"/>
          <w:szCs w:val="21"/>
          <w14:textFill>
            <w14:solidFill>
              <w14:schemeClr w14:val="tx1"/>
            </w14:solidFill>
          </w14:textFill>
        </w:rPr>
        <w:t>推广应用</w:t>
      </w:r>
      <w:r>
        <w:rPr>
          <w:rFonts w:hint="eastAsia"/>
          <w:color w:val="000000" w:themeColor="text1"/>
          <w14:textFill>
            <w14:solidFill>
              <w14:schemeClr w14:val="tx1"/>
            </w14:solidFill>
          </w14:textFill>
        </w:rPr>
        <w:t>，推动智慧健康养老产业发展；2021 年联合遴选公布智慧健康养老示范企业 36 家、示范园区 2 个、示范街道（乡镇）45 个、示范基地 17 个。国家发展改革委、商务部修订发布《鼓励外商投资产业目录（2022 年版）》，新增智慧健康养老产品研发、制造等条目,为中国的智慧养老市场赋能。预计未来几年，中国智慧养老市场规模将持续扩大，年复合增长率将超过20%。</w:t>
      </w:r>
    </w:p>
    <w:p w14:paraId="53076DD2">
      <w:pPr>
        <w:ind w:firstLine="315"/>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055" cy="2918460"/>
            <wp:effectExtent l="0" t="0" r="4445" b="254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6"/>
                    <a:stretch>
                      <a:fillRect/>
                    </a:stretch>
                  </pic:blipFill>
                  <pic:spPr>
                    <a:xfrm>
                      <a:off x="0" y="0"/>
                      <a:ext cx="5266055" cy="2918460"/>
                    </a:xfrm>
                    <a:prstGeom prst="rect">
                      <a:avLst/>
                    </a:prstGeom>
                    <a:noFill/>
                    <a:ln>
                      <a:noFill/>
                    </a:ln>
                  </pic:spPr>
                </pic:pic>
              </a:graphicData>
            </a:graphic>
          </wp:inline>
        </w:drawing>
      </w:r>
    </w:p>
    <w:p w14:paraId="5368FC85">
      <w:pPr>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图1.2 智慧养老市场结构</w:t>
      </w:r>
    </w:p>
    <w:p w14:paraId="34825919">
      <w:pPr>
        <w:ind w:firstLine="315"/>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1135" cy="2673985"/>
            <wp:effectExtent l="0" t="0" r="5715" b="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7"/>
                    <a:srcRect t="10803"/>
                    <a:stretch>
                      <a:fillRect/>
                    </a:stretch>
                  </pic:blipFill>
                  <pic:spPr>
                    <a:xfrm>
                      <a:off x="0" y="0"/>
                      <a:ext cx="5271135" cy="2673985"/>
                    </a:xfrm>
                    <a:prstGeom prst="rect">
                      <a:avLst/>
                    </a:prstGeom>
                    <a:noFill/>
                    <a:ln>
                      <a:noFill/>
                    </a:ln>
                  </pic:spPr>
                </pic:pic>
              </a:graphicData>
            </a:graphic>
          </wp:inline>
        </w:drawing>
      </w:r>
    </w:p>
    <w:p w14:paraId="76DED6E2">
      <w:pPr>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图1.3 智慧养老产业链</w:t>
      </w:r>
    </w:p>
    <w:p w14:paraId="3B468C73">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项目团队对2018-2024年智慧养老相关产业市场规模变化进行了分析，如图 </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所示，</w:t>
      </w:r>
      <w:r>
        <w:rPr>
          <w:color w:val="000000" w:themeColor="text1"/>
          <w14:textFill>
            <w14:solidFill>
              <w14:schemeClr w14:val="tx1"/>
            </w14:solidFill>
          </w14:textFill>
        </w:rPr>
        <w:t>可以观察到，智慧养老市场规模和物联网市场规模</w:t>
      </w:r>
      <w:r>
        <w:rPr>
          <w:rFonts w:hint="eastAsia"/>
          <w:color w:val="000000" w:themeColor="text1"/>
          <w14:textFill>
            <w14:solidFill>
              <w14:schemeClr w14:val="tx1"/>
            </w14:solidFill>
          </w14:textFill>
        </w:rPr>
        <w:t>具有明显的增长趋势。同时基于老年人口基数持续扩大，特别是高龄、失能半失能老人</w:t>
      </w:r>
      <w:r>
        <w:rPr>
          <w:rFonts w:hint="eastAsia" w:ascii="宋体" w:hAnsi="宋体" w:cs="宋体"/>
          <w:color w:val="000000" w:themeColor="text1"/>
          <w:szCs w:val="21"/>
          <w14:textFill>
            <w14:solidFill>
              <w14:schemeClr w14:val="tx1"/>
            </w14:solidFill>
          </w14:textFill>
        </w:rPr>
        <w:t>比例</w:t>
      </w:r>
      <w:r>
        <w:rPr>
          <w:rFonts w:hint="eastAsia"/>
          <w:color w:val="000000" w:themeColor="text1"/>
          <w14:textFill>
            <w14:solidFill>
              <w14:schemeClr w14:val="tx1"/>
            </w14:solidFill>
          </w14:textFill>
        </w:rPr>
        <w:t>上升带来的刚性需求；国家政策的大力扶持，推动智慧养老基础设施建设和应用普及；居民健康意识增强，对预防性、便捷性健康管理的需求增加；以及新一代信息技术（AI、IoT、5G）在垂直领域的应用深化，不断催生新的产品和服务模式，项目团队运用时间序列分析和回归模型，结合老年人口增长速度、居民人均可支配收入增长、医疗健康支出占比等关键变量，对智慧养老市场规模进行预测。结果显示，预计到2025年，我国智慧养老市场规模有望突破8000亿元，年均复合增长率（CAGR）将达到25%左右。到2030年，随着老龄化程度进一步加深和居民支付能力的提升，市场规模有望达到1.5万亿元以上。</w:t>
      </w:r>
    </w:p>
    <w:p w14:paraId="360284F6">
      <w:pPr>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16425" cy="3705225"/>
            <wp:effectExtent l="0" t="0" r="317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rcRect b="19256"/>
                    <a:stretch>
                      <a:fillRect/>
                    </a:stretch>
                  </pic:blipFill>
                  <pic:spPr>
                    <a:xfrm>
                      <a:off x="0" y="0"/>
                      <a:ext cx="4430033" cy="3716642"/>
                    </a:xfrm>
                    <a:prstGeom prst="rect">
                      <a:avLst/>
                    </a:prstGeom>
                    <a:ln>
                      <a:noFill/>
                    </a:ln>
                  </pic:spPr>
                </pic:pic>
              </a:graphicData>
            </a:graphic>
          </wp:inline>
        </w:drawing>
      </w:r>
    </w:p>
    <w:p w14:paraId="0634A38E">
      <w:pPr>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图1.</w:t>
      </w:r>
      <w:r>
        <w:rPr>
          <w:color w:val="000000" w:themeColor="text1"/>
          <w14:textFill>
            <w14:solidFill>
              <w14:schemeClr w14:val="tx1"/>
            </w14:solidFill>
          </w14:textFill>
        </w:rPr>
        <w:t xml:space="preserve">4 </w:t>
      </w:r>
      <w:r>
        <w:rPr>
          <w:rFonts w:hint="eastAsia"/>
          <w:color w:val="000000" w:themeColor="text1"/>
          <w14:textFill>
            <w14:solidFill>
              <w14:schemeClr w14:val="tx1"/>
            </w14:solidFill>
          </w14:textFill>
        </w:rPr>
        <w:t>市场规模</w:t>
      </w:r>
    </w:p>
    <w:p w14:paraId="04904DEE">
      <w:pPr>
        <w:ind w:firstLine="0" w:firstLineChars="0"/>
        <w:outlineLvl w:val="2"/>
        <w:rPr>
          <w:b/>
          <w:bCs/>
          <w:color w:val="000000" w:themeColor="text1"/>
          <w14:textFill>
            <w14:solidFill>
              <w14:schemeClr w14:val="tx1"/>
            </w14:solidFill>
          </w14:textFill>
        </w:rPr>
      </w:pPr>
      <w:bookmarkStart w:id="39" w:name="_Toc201514248"/>
      <w:bookmarkStart w:id="40" w:name="_Toc2347"/>
      <w:bookmarkStart w:id="41" w:name="_Toc201513921"/>
      <w:bookmarkStart w:id="42" w:name="_Toc10101"/>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.1.3</w:t>
      </w:r>
      <w:bookmarkEnd w:id="37"/>
      <w:bookmarkEnd w:id="38"/>
      <w:r>
        <w:rPr>
          <w:rFonts w:hint="eastAsia"/>
          <w:b/>
          <w:bCs/>
          <w:color w:val="000000" w:themeColor="text1"/>
          <w14:textFill>
            <w14:solidFill>
              <w14:schemeClr w14:val="tx1"/>
            </w14:solidFill>
          </w14:textFill>
        </w:rPr>
        <w:t>用户需求和痛点分析</w:t>
      </w:r>
      <w:bookmarkEnd w:id="39"/>
      <w:bookmarkEnd w:id="40"/>
      <w:bookmarkEnd w:id="41"/>
      <w:bookmarkEnd w:id="42"/>
    </w:p>
    <w:p w14:paraId="60F00799">
      <w:pPr>
        <w:widowControl w:val="0"/>
        <w:spacing w:line="300" w:lineRule="auto"/>
        <w:ind w:firstLine="420" w:firstLineChars="200"/>
        <w:jc w:val="both"/>
        <w:rPr>
          <w:color w:val="000000" w:themeColor="text1"/>
          <w14:textFill>
            <w14:solidFill>
              <w14:schemeClr w14:val="tx1"/>
            </w14:solidFill>
          </w14:textFill>
        </w:rPr>
      </w:pPr>
      <w:bookmarkStart w:id="43" w:name="_Toc104042282"/>
      <w:r>
        <w:rPr>
          <w:rFonts w:hint="eastAsia"/>
          <w:color w:val="000000" w:themeColor="text1"/>
          <w14:textFill>
            <w14:solidFill>
              <w14:schemeClr w14:val="tx1"/>
            </w14:solidFill>
          </w14:textFill>
        </w:rPr>
        <w:t>为了更好地了解市场需求和用户痛点，项目团队分别针对老人和中青年分别设计问卷，开展线上线下调查。</w:t>
      </w:r>
    </w:p>
    <w:p w14:paraId="50B718F1">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1.智慧养老用户预算</w:t>
      </w:r>
    </w:p>
    <w:p w14:paraId="5977169D">
      <w:pPr>
        <w:ind w:firstLine="315"/>
        <w:jc w:val="center"/>
      </w:pPr>
      <w:r>
        <w:drawing>
          <wp:inline distT="0" distB="0" distL="114300" distR="114300">
            <wp:extent cx="4826000" cy="2743200"/>
            <wp:effectExtent l="4445" t="4445" r="8255" b="8255"/>
            <wp:docPr id="3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91B921D">
      <w:pPr>
        <w:ind w:firstLine="315"/>
        <w:jc w:val="center"/>
      </w:pPr>
      <w:r>
        <w:rPr>
          <w:rFonts w:hint="eastAsia"/>
        </w:rPr>
        <w:t>图 1.5 智慧养老用户预算</w:t>
      </w:r>
    </w:p>
    <w:p w14:paraId="1ED26D2C">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受访者均愿意在智慧养老设备上进行消费，但是能够承担的费用区间不同，主要集中在2000-3000 元之间，占比达 41.8%，成为主流预算选择，反映老人对中高端智能养老设备存在刚性需求，愿为更全面的安全健康、情感陪伴功能买单；1000-2000 元（25.6%）、3000 元以上（22.5%）的占比，覆盖了追求高性价比与极致功能体验的细分群体；依赖子女 / 政府购买（5.1%）、1000 元以下（5.0%）的低占比，体现部分老人的经济顾虑或消费观念差异。</w:t>
      </w:r>
    </w:p>
    <w:p w14:paraId="2BDB799B">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2.智慧养老产品功能需求</w:t>
      </w:r>
    </w:p>
    <w:p w14:paraId="3FFE37E9">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针对智慧养老产品的功能方面，跌倒 / 异常状态监测、实时健康监测、紧急呼叫位列前三，凸显安全健康需求的基础性与迫切性，同时用药</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生活提醒、情感陪伴的高需求占比也较高，尤其是对于独居、高龄老人，对于情感陪伴也有很高的需求。</w:t>
      </w:r>
    </w:p>
    <w:p w14:paraId="756316C5">
      <w:pPr>
        <w:ind w:firstLine="315"/>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667000"/>
            <wp:effectExtent l="0" t="0" r="381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0"/>
                    <a:stretch>
                      <a:fillRect/>
                    </a:stretch>
                  </pic:blipFill>
                  <pic:spPr>
                    <a:xfrm>
                      <a:off x="0" y="0"/>
                      <a:ext cx="5266690" cy="2667000"/>
                    </a:xfrm>
                    <a:prstGeom prst="rect">
                      <a:avLst/>
                    </a:prstGeom>
                    <a:noFill/>
                    <a:ln>
                      <a:noFill/>
                    </a:ln>
                  </pic:spPr>
                </pic:pic>
              </a:graphicData>
            </a:graphic>
          </wp:inline>
        </w:drawing>
      </w:r>
    </w:p>
    <w:p w14:paraId="2DE40985">
      <w:pPr>
        <w:pStyle w:val="7"/>
        <w:ind w:firstLine="300"/>
        <w:jc w:val="center"/>
        <w:rPr>
          <w:rFonts w:eastAsia="宋体"/>
          <w:color w:val="000000" w:themeColor="text1"/>
          <w14:textFill>
            <w14:solidFill>
              <w14:schemeClr w14:val="tx1"/>
            </w14:solidFill>
          </w14:textFill>
        </w:rPr>
      </w:pPr>
      <w:r>
        <w:rPr>
          <w:color w:val="000000" w:themeColor="text1"/>
          <w14:textFill>
            <w14:solidFill>
              <w14:schemeClr w14:val="tx1"/>
            </w14:solidFill>
          </w14:textFill>
        </w:rPr>
        <w:t>图 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智慧养老产品功能需求</w:t>
      </w:r>
    </w:p>
    <w:p w14:paraId="30C61828">
      <w:pPr>
        <w:ind w:firstLine="315"/>
      </w:pPr>
      <w:r>
        <w:rPr>
          <w:rFonts w:hint="eastAsia"/>
        </w:rPr>
        <w:t>而从子女家庭决策视角，补充智能养老设备的价值延伸需求。一键呼叫子女（用占比）、自动联系物业及社区（用占比）、对接 120 并同步地理位置（用占比）等功能局域前列，体现子女对 “应急响应效率”、“多渠道救援协同” 的核心诉求。</w:t>
      </w:r>
    </w:p>
    <w:p w14:paraId="0CBAE022">
      <w:pPr>
        <w:ind w:firstLine="315"/>
        <w:jc w:val="center"/>
        <w:rPr>
          <w:color w:val="000000" w:themeColor="text1"/>
          <w14:textFill>
            <w14:solidFill>
              <w14:schemeClr w14:val="tx1"/>
            </w14:solidFill>
          </w14:textFill>
        </w:rPr>
      </w:pPr>
      <w:r>
        <w:drawing>
          <wp:inline distT="0" distB="0" distL="114300" distR="114300">
            <wp:extent cx="4239260" cy="1774190"/>
            <wp:effectExtent l="5080" t="4445" r="10160" b="12065"/>
            <wp:docPr id="2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735686D">
      <w:pPr>
        <w:pStyle w:val="7"/>
        <w:ind w:firstLine="300"/>
        <w:jc w:val="center"/>
        <w:rPr>
          <w:rFonts w:eastAsia="宋体"/>
          <w:color w:val="000000" w:themeColor="text1"/>
          <w14:textFill>
            <w14:solidFill>
              <w14:schemeClr w14:val="tx1"/>
            </w14:solidFill>
          </w14:textFill>
        </w:rPr>
      </w:pPr>
      <w:r>
        <w:rPr>
          <w:color w:val="000000" w:themeColor="text1"/>
          <w14:textFill>
            <w14:solidFill>
              <w14:schemeClr w14:val="tx1"/>
            </w14:solidFill>
          </w14:textFill>
        </w:rPr>
        <w:t>图 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7 </w:t>
      </w:r>
      <w:r>
        <w:rPr>
          <w:rFonts w:hint="eastAsia"/>
          <w:color w:val="000000" w:themeColor="text1"/>
          <w14:textFill>
            <w14:solidFill>
              <w14:schemeClr w14:val="tx1"/>
            </w14:solidFill>
          </w14:textFill>
        </w:rPr>
        <w:t>子女延伸需求</w:t>
      </w:r>
    </w:p>
    <w:p w14:paraId="7D6AB121">
      <w:pPr>
        <w:widowControl w:val="0"/>
        <w:spacing w:line="300" w:lineRule="auto"/>
        <w:ind w:firstLine="422" w:firstLineChars="200"/>
        <w:jc w:val="both"/>
        <w:rPr>
          <w:b/>
          <w:bCs/>
          <w:color w:val="000000" w:themeColor="text1"/>
          <w14:textFill>
            <w14:solidFill>
              <w14:schemeClr w14:val="tx1"/>
            </w14:solidFill>
          </w14:textFill>
        </w:rPr>
      </w:pPr>
      <w:r>
        <w:rPr>
          <w:b/>
          <w:bCs/>
          <w:color w:val="000000" w:themeColor="text1"/>
          <w14:textFill>
            <w14:solidFill>
              <w14:schemeClr w14:val="tx1"/>
            </w14:solidFill>
          </w14:textFill>
        </w:rPr>
        <w:t>3</w:t>
      </w:r>
      <w:r>
        <w:rPr>
          <w:rFonts w:hint="eastAsia"/>
          <w:b/>
          <w:bCs/>
          <w:color w:val="000000" w:themeColor="text1"/>
          <w14:textFill>
            <w14:solidFill>
              <w14:schemeClr w14:val="tx1"/>
            </w14:solidFill>
          </w14:textFill>
        </w:rPr>
        <w:t>.智慧养老产品用户使用障碍</w:t>
      </w:r>
    </w:p>
    <w:p w14:paraId="58ED8793">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老人智能产品使用障碍因素，暴露当前智能养老产品的不足，为产品优化与市场教育指明方向。调查结果显示，操作复杂（26.3% 占比 ）居首，反映</w:t>
      </w:r>
      <w:r>
        <w:rPr>
          <w:rFonts w:hint="eastAsia" w:ascii="宋体" w:hAnsi="宋体" w:cs="宋体"/>
          <w:color w:val="000000" w:themeColor="text1"/>
          <w:szCs w:val="21"/>
          <w14:textFill>
            <w14:solidFill>
              <w14:schemeClr w14:val="tx1"/>
            </w14:solidFill>
          </w14:textFill>
        </w:rPr>
        <w:t>智能</w:t>
      </w:r>
      <w:r>
        <w:rPr>
          <w:rFonts w:hint="eastAsia"/>
          <w:color w:val="000000" w:themeColor="text1"/>
          <w14:textFill>
            <w14:solidFill>
              <w14:schemeClr w14:val="tx1"/>
            </w14:solidFill>
          </w14:textFill>
        </w:rPr>
        <w:t>设备交互设计与老人数字素养、操作习惯的脱节，需要简化交互流程，最好能使用语音交流，简化操作界面，配套大字体。同时也有老人缺乏学习意愿（21.3%占比 ），可能具有视力 / 听力障碍（20.9% 占比），担心隐私泄露（16.3% 占比），折射老人对新技术的接受度壁垒、数据安全顾虑及生理机能的限制。</w:t>
      </w:r>
    </w:p>
    <w:p w14:paraId="7AFCD918">
      <w:pPr>
        <w:pStyle w:val="21"/>
        <w:widowControl w:val="0"/>
        <w:shd w:val="clear" w:color="auto" w:fill="FFFFFF"/>
        <w:spacing w:before="80" w:beforeAutospacing="0" w:afterAutospacing="0" w:line="270" w:lineRule="atLeast"/>
        <w:ind w:firstLine="0" w:firstLineChars="0"/>
        <w:jc w:val="center"/>
        <w:textAlignment w:val="baseline"/>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810125" cy="3419475"/>
            <wp:effectExtent l="0" t="0" r="9525" b="9525"/>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22"/>
                    <a:stretch>
                      <a:fillRect/>
                    </a:stretch>
                  </pic:blipFill>
                  <pic:spPr>
                    <a:xfrm>
                      <a:off x="0" y="0"/>
                      <a:ext cx="4810125" cy="3419475"/>
                    </a:xfrm>
                    <a:prstGeom prst="rect">
                      <a:avLst/>
                    </a:prstGeom>
                  </pic:spPr>
                </pic:pic>
              </a:graphicData>
            </a:graphic>
          </wp:inline>
        </w:drawing>
      </w:r>
    </w:p>
    <w:p w14:paraId="7115403E">
      <w:pPr>
        <w:pStyle w:val="7"/>
        <w:ind w:firstLine="300"/>
        <w:jc w:val="center"/>
        <w:rPr>
          <w:rFonts w:eastAsia="宋体"/>
          <w:color w:val="000000" w:themeColor="text1"/>
          <w14:textFill>
            <w14:solidFill>
              <w14:schemeClr w14:val="tx1"/>
            </w14:solidFill>
          </w14:textFill>
        </w:rPr>
      </w:pPr>
      <w:r>
        <w:rPr>
          <w:color w:val="000000" w:themeColor="text1"/>
          <w14:textFill>
            <w14:solidFill>
              <w14:schemeClr w14:val="tx1"/>
            </w14:solidFill>
          </w14:textFill>
        </w:rPr>
        <w:t>图 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8 </w:t>
      </w:r>
      <w:r>
        <w:rPr>
          <w:rFonts w:hint="eastAsia"/>
          <w:color w:val="000000" w:themeColor="text1"/>
          <w14:textFill>
            <w14:solidFill>
              <w14:schemeClr w14:val="tx1"/>
            </w14:solidFill>
          </w14:textFill>
        </w:rPr>
        <w:t>智慧养老使用障碍</w:t>
      </w:r>
    </w:p>
    <w:p w14:paraId="40374E0D">
      <w:pPr>
        <w:ind w:firstLine="315"/>
        <w:rPr>
          <w:color w:val="000000" w:themeColor="text1"/>
          <w14:textFill>
            <w14:solidFill>
              <w14:schemeClr w14:val="tx1"/>
            </w14:solidFill>
          </w14:textFill>
        </w:rPr>
      </w:pPr>
    </w:p>
    <w:p w14:paraId="170CF66B">
      <w:pPr>
        <w:widowControl w:val="0"/>
        <w:spacing w:line="300" w:lineRule="auto"/>
        <w:ind w:firstLine="422" w:firstLineChars="200"/>
        <w:jc w:val="both"/>
        <w:rPr>
          <w:b/>
          <w:bCs/>
          <w:color w:val="000000" w:themeColor="text1"/>
          <w14:textFill>
            <w14:solidFill>
              <w14:schemeClr w14:val="tx1"/>
            </w14:solidFill>
          </w14:textFill>
        </w:rPr>
      </w:pPr>
      <w:r>
        <w:rPr>
          <w:b/>
          <w:bCs/>
          <w:color w:val="000000" w:themeColor="text1"/>
          <w14:textFill>
            <w14:solidFill>
              <w14:schemeClr w14:val="tx1"/>
            </w14:solidFill>
          </w14:textFill>
        </w:rPr>
        <w:t>4</w:t>
      </w:r>
      <w:r>
        <w:rPr>
          <w:rFonts w:hint="eastAsia"/>
          <w:b/>
          <w:bCs/>
          <w:color w:val="000000" w:themeColor="text1"/>
          <w14:textFill>
            <w14:solidFill>
              <w14:schemeClr w14:val="tx1"/>
            </w14:solidFill>
          </w14:textFill>
        </w:rPr>
        <w:t>.市场痛点用户感知</w:t>
      </w:r>
    </w:p>
    <w:p w14:paraId="5867930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当前智慧养老产品市场存在几个关键痛点，直接影响着老年用户和其子女的接受度与使用体验：</w:t>
      </w:r>
    </w:p>
    <w:p w14:paraId="17F880D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（1）产品同质化严重，缺乏精准性：市场上许多智能手环、监测设备功能相似，主要集中在基础生理指标监测，缺乏针对老年人特定健康风险（如慢病管理、跌倒风险预警）的深度分析和个性化干预方案。</w:t>
      </w:r>
    </w:p>
    <w:p w14:paraId="27BBEC3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（2）数据孤岛现象突出，信息难共享。不同厂商的设备、平台之间缺乏统一标准，数据难以互通，导致子女或医护人员无法获得全面、连续的健康信息，影响决策的及时性和准确性。</w:t>
      </w:r>
    </w:p>
    <w:p w14:paraId="608C818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（3）用户体验不佳，老年人接受度低。部分产品设计复杂，操作繁琐，不符合老年人的使用习惯和认知水平，导致学习成本高，实际使用率低。</w:t>
      </w:r>
    </w:p>
    <w:p w14:paraId="5FBA1BB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（4）成本与价值不对等，性价比待提升。部分高端智能设备价格昂贵，超出了普通家庭的承受能力，而一些低价产品又往往在功能和可靠性上打折扣，用户难以找到高性价比的解决方案。</w:t>
      </w:r>
    </w:p>
    <w:p w14:paraId="2F5E9ED3">
      <w:pPr>
        <w:ind w:firstLine="0" w:firstLineChars="0"/>
        <w:jc w:val="center"/>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表1.</w:t>
      </w: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市场痛点用户感知</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2552"/>
      </w:tblGrid>
      <w:tr w14:paraId="6FA4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49" w:type="dxa"/>
            <w:gridSpan w:val="2"/>
          </w:tcPr>
          <w:p w14:paraId="54987958">
            <w:pPr>
              <w:pStyle w:val="21"/>
              <w:widowControl w:val="0"/>
              <w:spacing w:before="80" w:beforeAutospacing="0" w:afterAutospacing="0" w:line="270" w:lineRule="atLeast"/>
              <w:ind w:firstLine="315"/>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市场痛点用户感知</w:t>
            </w:r>
          </w:p>
        </w:tc>
      </w:tr>
      <w:tr w14:paraId="0013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63464B75">
            <w:pPr>
              <w:pStyle w:val="21"/>
              <w:widowControl w:val="0"/>
              <w:spacing w:before="80" w:beforeAutospacing="0" w:afterAutospacing="0" w:line="270" w:lineRule="atLeast"/>
              <w:ind w:firstLine="315"/>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痛点描述</w:t>
            </w:r>
          </w:p>
        </w:tc>
        <w:tc>
          <w:tcPr>
            <w:tcW w:w="2552" w:type="dxa"/>
          </w:tcPr>
          <w:p w14:paraId="2B2E5514">
            <w:pPr>
              <w:pStyle w:val="21"/>
              <w:widowControl w:val="0"/>
              <w:spacing w:before="80" w:beforeAutospacing="0" w:afterAutospacing="0" w:line="270" w:lineRule="atLeast"/>
              <w:ind w:firstLine="315"/>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感知比例（%）</w:t>
            </w:r>
          </w:p>
        </w:tc>
      </w:tr>
      <w:tr w14:paraId="3AC5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61927CCA">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产品功能单一/同质化</w:t>
            </w:r>
          </w:p>
        </w:tc>
        <w:tc>
          <w:tcPr>
            <w:tcW w:w="2552" w:type="dxa"/>
          </w:tcPr>
          <w:p w14:paraId="2FD4C04D">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65%</w:t>
            </w:r>
          </w:p>
        </w:tc>
      </w:tr>
      <w:tr w14:paraId="14D0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44DE8033">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数据无法互通共享</w:t>
            </w:r>
          </w:p>
        </w:tc>
        <w:tc>
          <w:tcPr>
            <w:tcW w:w="2552" w:type="dxa"/>
          </w:tcPr>
          <w:p w14:paraId="47EC20CE">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58%</w:t>
            </w:r>
          </w:p>
        </w:tc>
      </w:tr>
      <w:tr w14:paraId="7B53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3B86FAC9">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操作复杂上手难</w:t>
            </w:r>
          </w:p>
        </w:tc>
        <w:tc>
          <w:tcPr>
            <w:tcW w:w="2552" w:type="dxa"/>
          </w:tcPr>
          <w:p w14:paraId="73941917">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72%</w:t>
            </w:r>
          </w:p>
        </w:tc>
      </w:tr>
      <w:tr w14:paraId="15F9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5C039316">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价格偏高性价比低</w:t>
            </w:r>
          </w:p>
        </w:tc>
        <w:tc>
          <w:tcPr>
            <w:tcW w:w="2552" w:type="dxa"/>
          </w:tcPr>
          <w:p w14:paraId="4C88B5F7">
            <w:pPr>
              <w:pStyle w:val="21"/>
              <w:widowControl w:val="0"/>
              <w:spacing w:before="80" w:beforeAutospacing="0" w:afterAutospacing="0" w:line="270" w:lineRule="atLeast"/>
              <w:ind w:firstLine="0" w:firstLineChars="0"/>
              <w:jc w:val="center"/>
              <w:textAlignment w:val="baseline"/>
              <w:rPr>
                <w:rFonts w:ascii="宋体" w:hAnsi="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61%</w:t>
            </w:r>
          </w:p>
        </w:tc>
      </w:tr>
    </w:tbl>
    <w:p w14:paraId="32445EBB">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44" w:name="_Toc18061"/>
      <w:bookmarkStart w:id="45" w:name="_Toc201513922"/>
      <w:bookmarkStart w:id="46" w:name="_Toc201514249"/>
      <w:bookmarkStart w:id="47" w:name="_Toc1062"/>
      <w:r>
        <w:rPr>
          <w:rFonts w:hint="eastAsia" w:ascii="黑体" w:hAnsi="黑体" w:eastAsia="黑体"/>
          <w:color w:val="000000" w:themeColor="text1"/>
          <w14:textFill>
            <w14:solidFill>
              <w14:schemeClr w14:val="tx1"/>
            </w14:solidFill>
          </w14:textFill>
        </w:rPr>
        <w:t>1.1.4政策支持</w:t>
      </w:r>
      <w:bookmarkEnd w:id="44"/>
      <w:bookmarkEnd w:id="45"/>
      <w:bookmarkEnd w:id="46"/>
      <w:bookmarkEnd w:id="47"/>
    </w:p>
    <w:p w14:paraId="15B85A28">
      <w:pPr>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表1.</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政策支持列表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46"/>
        <w:gridCol w:w="1417"/>
        <w:gridCol w:w="2112"/>
        <w:gridCol w:w="1653"/>
      </w:tblGrid>
      <w:tr w14:paraId="76B4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40CBD369">
            <w:pPr>
              <w:pStyle w:val="21"/>
              <w:widowControl w:val="0"/>
              <w:spacing w:before="80" w:beforeAutospacing="0" w:afterAutospacing="0" w:line="270" w:lineRule="atLeast"/>
              <w:ind w:firstLine="0" w:firstLineChars="0"/>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时间</w:t>
            </w:r>
          </w:p>
        </w:tc>
        <w:tc>
          <w:tcPr>
            <w:tcW w:w="1546" w:type="dxa"/>
            <w:vAlign w:val="center"/>
          </w:tcPr>
          <w:p w14:paraId="283DF91F">
            <w:pPr>
              <w:pStyle w:val="21"/>
              <w:widowControl w:val="0"/>
              <w:spacing w:before="80" w:beforeAutospacing="0" w:afterAutospacing="0" w:line="270" w:lineRule="atLeast"/>
              <w:ind w:firstLine="0" w:firstLineChars="0"/>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政策文件名称</w:t>
            </w:r>
          </w:p>
        </w:tc>
        <w:tc>
          <w:tcPr>
            <w:tcW w:w="1417" w:type="dxa"/>
            <w:vAlign w:val="center"/>
          </w:tcPr>
          <w:p w14:paraId="485A00FD">
            <w:pPr>
              <w:pStyle w:val="21"/>
              <w:widowControl w:val="0"/>
              <w:spacing w:before="80" w:beforeAutospacing="0" w:afterAutospacing="0" w:line="270" w:lineRule="atLeast"/>
              <w:ind w:firstLine="0" w:firstLineChars="0"/>
              <w:jc w:val="center"/>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颁布部门</w:t>
            </w:r>
          </w:p>
        </w:tc>
        <w:tc>
          <w:tcPr>
            <w:tcW w:w="2112" w:type="dxa"/>
            <w:vAlign w:val="center"/>
          </w:tcPr>
          <w:p w14:paraId="23B7797D">
            <w:pPr>
              <w:pStyle w:val="21"/>
              <w:widowControl w:val="0"/>
              <w:spacing w:before="80" w:beforeAutospacing="0" w:afterAutospacing="0" w:line="270" w:lineRule="atLeast"/>
              <w:ind w:firstLine="0" w:firstLineChars="0"/>
              <w:jc w:val="both"/>
              <w:textAlignment w:val="baseline"/>
              <w:rPr>
                <w:rFonts w:ascii="Times New Roman" w:hAnsi="Times New Roman"/>
                <w:color w:val="000000" w:themeColor="text1"/>
                <w:sz w:val="21"/>
                <w:szCs w:val="21"/>
                <w14:textFill>
                  <w14:solidFill>
                    <w14:schemeClr w14:val="tx1"/>
                  </w14:solidFill>
                </w14:textFill>
              </w:rPr>
            </w:pPr>
            <w:r>
              <w:rPr>
                <w:rFonts w:hint="eastAsia" w:ascii="宋体" w:hAnsi="宋体" w:cs="宋体"/>
                <w:color w:val="000000" w:themeColor="text1"/>
                <w:sz w:val="21"/>
                <w:szCs w:val="21"/>
                <w14:textFill>
                  <w14:solidFill>
                    <w14:schemeClr w14:val="tx1"/>
                  </w14:solidFill>
                </w14:textFill>
              </w:rPr>
              <w:t>核心内容与智慧养老相关要点</w:t>
            </w:r>
          </w:p>
        </w:tc>
        <w:tc>
          <w:tcPr>
            <w:tcW w:w="1653" w:type="dxa"/>
            <w:vAlign w:val="center"/>
          </w:tcPr>
          <w:p w14:paraId="7FE7F82F">
            <w:pPr>
              <w:pStyle w:val="21"/>
              <w:widowControl w:val="0"/>
              <w:spacing w:before="80" w:beforeAutospacing="0" w:afterAutospacing="0" w:line="270" w:lineRule="atLeast"/>
              <w:ind w:firstLine="0" w:firstLineChars="0"/>
              <w:jc w:val="both"/>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对项目的意义和影响</w:t>
            </w:r>
          </w:p>
        </w:tc>
      </w:tr>
      <w:tr w14:paraId="47E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25DAC7AE">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2013年09月</w:t>
            </w:r>
          </w:p>
        </w:tc>
        <w:tc>
          <w:tcPr>
            <w:tcW w:w="1546" w:type="dxa"/>
            <w:vAlign w:val="center"/>
          </w:tcPr>
          <w:p w14:paraId="02906C74">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《国务院关于加快发展养老服务业的若干意见》</w:t>
            </w:r>
          </w:p>
        </w:tc>
        <w:tc>
          <w:tcPr>
            <w:tcW w:w="1417" w:type="dxa"/>
            <w:vAlign w:val="center"/>
          </w:tcPr>
          <w:p w14:paraId="57E30B0A">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国务院</w:t>
            </w:r>
          </w:p>
        </w:tc>
        <w:tc>
          <w:tcPr>
            <w:tcW w:w="2112" w:type="dxa"/>
            <w:vAlign w:val="center"/>
          </w:tcPr>
          <w:p w14:paraId="09A5CDE1">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首次系统提出发展养老服务业，鼓励社会力量参与，虽未明确智慧养老，但奠定了市场化的基础。</w:t>
            </w:r>
          </w:p>
        </w:tc>
        <w:tc>
          <w:tcPr>
            <w:tcW w:w="1653" w:type="dxa"/>
            <w:vAlign w:val="center"/>
          </w:tcPr>
          <w:p w14:paraId="051D45E4">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释放了养老市场活力，为后续智慧养老产品和服务提供了潜在的市场空间。</w:t>
            </w:r>
          </w:p>
        </w:tc>
      </w:tr>
      <w:tr w14:paraId="2824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458F8A13">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2017年02月</w:t>
            </w:r>
          </w:p>
        </w:tc>
        <w:tc>
          <w:tcPr>
            <w:tcW w:w="1546" w:type="dxa"/>
            <w:vAlign w:val="center"/>
          </w:tcPr>
          <w:p w14:paraId="6C98BD93">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《关于促进智慧健康养老产业发展的行动计划（2017-2019年）》</w:t>
            </w:r>
          </w:p>
        </w:tc>
        <w:tc>
          <w:tcPr>
            <w:tcW w:w="1417" w:type="dxa"/>
            <w:vAlign w:val="center"/>
          </w:tcPr>
          <w:p w14:paraId="067B679B">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工信部、民政部、卫计委</w:t>
            </w:r>
          </w:p>
        </w:tc>
        <w:tc>
          <w:tcPr>
            <w:tcW w:w="2112" w:type="dxa"/>
            <w:vAlign w:val="center"/>
          </w:tcPr>
          <w:p w14:paraId="35312CF0">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明确提出推动智能硬件、软件、服务融合发展，开展智慧健康养老应用示范，是智慧养老的里程碑式文件。</w:t>
            </w:r>
          </w:p>
        </w:tc>
        <w:tc>
          <w:tcPr>
            <w:tcW w:w="1653" w:type="dxa"/>
            <w:vAlign w:val="center"/>
          </w:tcPr>
          <w:p w14:paraId="24B1CAB2">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直接推动了智慧养老产业的起步，项目的技术方向与该计划高度契合，明确了发展路径。</w:t>
            </w:r>
          </w:p>
        </w:tc>
      </w:tr>
      <w:tr w14:paraId="2A73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7E8CCAEE">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2019年11月</w:t>
            </w:r>
          </w:p>
        </w:tc>
        <w:tc>
          <w:tcPr>
            <w:tcW w:w="1546" w:type="dxa"/>
            <w:vAlign w:val="center"/>
          </w:tcPr>
          <w:p w14:paraId="2932F633">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《关于推进养老服务高质量发展的意见》</w:t>
            </w:r>
          </w:p>
        </w:tc>
        <w:tc>
          <w:tcPr>
            <w:tcW w:w="1417" w:type="dxa"/>
            <w:vAlign w:val="center"/>
          </w:tcPr>
          <w:p w14:paraId="2589C291">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国务院</w:t>
            </w:r>
          </w:p>
        </w:tc>
        <w:tc>
          <w:tcPr>
            <w:tcW w:w="2112" w:type="dxa"/>
            <w:vAlign w:val="center"/>
          </w:tcPr>
          <w:p w14:paraId="74D2B52B">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强调科技赋能，推动互联网、物联网、大数据、人工智能等技术与养老服务深度融合，提升服务效率和质量。</w:t>
            </w:r>
          </w:p>
        </w:tc>
        <w:tc>
          <w:tcPr>
            <w:tcW w:w="1653" w:type="dxa"/>
            <w:vAlign w:val="center"/>
          </w:tcPr>
          <w:p w14:paraId="21CD4305">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进一步强化了科技在养老领域的重要性，为智慧养老产品升级和智能化服务提供了政策依据。</w:t>
            </w:r>
          </w:p>
        </w:tc>
      </w:tr>
      <w:tr w14:paraId="2428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202DAE20">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2021年11月</w:t>
            </w:r>
          </w:p>
        </w:tc>
        <w:tc>
          <w:tcPr>
            <w:tcW w:w="1546" w:type="dxa"/>
            <w:vAlign w:val="center"/>
          </w:tcPr>
          <w:p w14:paraId="3C0E3392">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《“十四五”国家老龄事业发展和养老服务体系规划》</w:t>
            </w:r>
          </w:p>
        </w:tc>
        <w:tc>
          <w:tcPr>
            <w:tcW w:w="1417" w:type="dxa"/>
            <w:vAlign w:val="center"/>
          </w:tcPr>
          <w:p w14:paraId="0C20B0AD">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国务院</w:t>
            </w:r>
          </w:p>
        </w:tc>
        <w:tc>
          <w:tcPr>
            <w:tcW w:w="2112" w:type="dxa"/>
            <w:vAlign w:val="center"/>
          </w:tcPr>
          <w:p w14:paraId="48166FDF">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专章论述“发展智慧老龄产业”，提出建设智慧养老机构、发展“互联网+养老”服务、推广智慧养老产品等具体措施。</w:t>
            </w:r>
          </w:p>
        </w:tc>
        <w:tc>
          <w:tcPr>
            <w:tcW w:w="1653" w:type="dxa"/>
            <w:vAlign w:val="center"/>
          </w:tcPr>
          <w:p w14:paraId="413AC5AA">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将智慧养老提升到国家战略层面，明确了发展方向和重点任务，为项目争取资金、试点等提供了政策支持。</w:t>
            </w:r>
          </w:p>
        </w:tc>
      </w:tr>
      <w:tr w14:paraId="60CB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377F0B03">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2023年05月</w:t>
            </w:r>
          </w:p>
        </w:tc>
        <w:tc>
          <w:tcPr>
            <w:tcW w:w="1546" w:type="dxa"/>
            <w:vAlign w:val="center"/>
          </w:tcPr>
          <w:p w14:paraId="46089DEB">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《关于发展银发经济增进老年人福祉的意见》</w:t>
            </w:r>
          </w:p>
        </w:tc>
        <w:tc>
          <w:tcPr>
            <w:tcW w:w="1417" w:type="dxa"/>
            <w:vAlign w:val="center"/>
          </w:tcPr>
          <w:p w14:paraId="39267122">
            <w:pPr>
              <w:widowControl w:val="0"/>
              <w:spacing w:line="270" w:lineRule="atLeast"/>
              <w:ind w:firstLine="0" w:firstLineChars="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国务院办公厅</w:t>
            </w:r>
          </w:p>
        </w:tc>
        <w:tc>
          <w:tcPr>
            <w:tcW w:w="2112" w:type="dxa"/>
            <w:vAlign w:val="center"/>
          </w:tcPr>
          <w:p w14:paraId="5AA558DE">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提出要加快发展银发经济，包括智慧健康养老在内，强调创新产品供给，优化市场环境，促进老年人共享经济社会发展成果。</w:t>
            </w:r>
          </w:p>
        </w:tc>
        <w:tc>
          <w:tcPr>
            <w:tcW w:w="1653" w:type="dxa"/>
            <w:vAlign w:val="center"/>
          </w:tcPr>
          <w:p w14:paraId="32C1594E">
            <w:pPr>
              <w:widowControl w:val="0"/>
              <w:spacing w:line="270" w:lineRule="atLeast"/>
              <w:ind w:firstLine="300"/>
              <w:textAlignment w:val="center"/>
              <w:rPr>
                <w:rFonts w:ascii="宋体" w:hAnsi="宋体" w:cs="宋体"/>
                <w:color w:val="000000" w:themeColor="text1"/>
                <w:sz w:val="20"/>
                <w:szCs w:val="21"/>
                <w14:textFill>
                  <w14:solidFill>
                    <w14:schemeClr w14:val="tx1"/>
                  </w14:solidFill>
                </w14:textFill>
              </w:rPr>
            </w:pPr>
            <w:r>
              <w:rPr>
                <w:rFonts w:hint="eastAsia" w:ascii="宋体" w:hAnsi="宋体" w:cs="宋体"/>
                <w:color w:val="000000" w:themeColor="text1"/>
                <w:sz w:val="20"/>
                <w:szCs w:val="21"/>
                <w:lang w:bidi="ar"/>
                <w14:textFill>
                  <w14:solidFill>
                    <w14:schemeClr w14:val="tx1"/>
                  </w14:solidFill>
                </w14:textFill>
              </w:rPr>
              <w:t>为智慧养老产业营造了更优的政策环境，鼓励创新，有助于项目产品更快地推向市场并获得认可。</w:t>
            </w:r>
          </w:p>
        </w:tc>
      </w:tr>
    </w:tbl>
    <w:p w14:paraId="53351CB4">
      <w:pPr>
        <w:ind w:firstLine="315"/>
        <w:rPr>
          <w:color w:val="000000" w:themeColor="text1"/>
          <w14:textFill>
            <w14:solidFill>
              <w14:schemeClr w14:val="tx1"/>
            </w14:solidFill>
          </w14:textFill>
        </w:rPr>
      </w:pPr>
    </w:p>
    <w:p w14:paraId="25150E9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智慧养老产业的蓬</w:t>
      </w:r>
      <w:r>
        <w:rPr>
          <w:rFonts w:hint="eastAsia" w:ascii="宋体" w:hAnsi="宋体" w:cs="宋体"/>
          <w:color w:val="000000" w:themeColor="text1"/>
          <w:szCs w:val="21"/>
          <w14:textFill>
            <w14:solidFill>
              <w14:schemeClr w14:val="tx1"/>
            </w14:solidFill>
          </w14:textFill>
        </w:rPr>
        <w:t xml:space="preserve">勃发展，离不开国家政策体系的持续护航与精准引领，一系列重磅政策从顶层设计出发，构建起推动产业前行的“政策引擎”，为智慧养老及银发经济发展注入强劲动力： </w:t>
      </w:r>
    </w:p>
    <w:p w14:paraId="5295619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2013年9月，国务院出台《国务院关于加快发展养老服务业的若干意见》，作为养老服务业发展的基础性纲领，首次系统性擘画养老服务业发展蓝图，以“鼓励社会力量参与”为核心导向，虽未直接聚焦智慧养老，却通过激活市场活力，为智慧养老产品与服务培育潜在土壤，成为产业萌芽的“先声” 。 </w:t>
      </w:r>
    </w:p>
    <w:p w14:paraId="0A43E46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2017年2月，工信部、民政部、卫计委联合发布《关于促进智慧健康养老产业发展的行动计划（2017 - 2019年）》，这一里程碑文件明确锚定“智能硬件 + 软件 + 服务”融合发展路径，以开展智慧健康养老应用示范为抓手，直接点燃智慧养老产业起步的“火种”，让项目技术方向与政策导向深度契合，清晰标定产业发展“最初路径” 。 </w:t>
      </w:r>
    </w:p>
    <w:p w14:paraId="1F96975F">
      <w:pPr>
        <w:widowControl w:val="0"/>
        <w:spacing w:line="300" w:lineRule="auto"/>
        <w:ind w:firstLine="420" w:firstLineChars="200"/>
        <w:jc w:val="both"/>
        <w:rPr>
          <w:color w:val="000000" w:themeColor="text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2019年11月，国务院印发《关于推进养老服务高质量发展的意见》，聚焦“科技赋能”，强调互联网、物联网、大数据</w:t>
      </w:r>
      <w:r>
        <w:rPr>
          <w:rFonts w:hint="eastAsia"/>
          <w:color w:val="000000" w:themeColor="text1"/>
          <w14:textFill>
            <w14:solidFill>
              <w14:schemeClr w14:val="tx1"/>
            </w14:solidFill>
          </w14:textFill>
        </w:rPr>
        <w:t xml:space="preserve">、人工智能等技术与养老服务深度融合，将科技在养老领域的价值提升到新高度，为智慧养老产品升级迭代、智能化服务模式创新筑牢政策基石，驱动产业从“有”向“优”进阶 。 </w:t>
      </w:r>
    </w:p>
    <w:p w14:paraId="32D096E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2021年11月，《“十四五”国家老龄事业发展和养老服务体系规划》重磅发布，专章部署“发展智慧老龄产业”，从建设智慧养老机构，到推广“互联网 + 养老”服务、普及智慧养老产品，构建起全方</w:t>
      </w:r>
      <w:r>
        <w:rPr>
          <w:rFonts w:hint="eastAsia" w:ascii="宋体" w:hAnsi="宋体" w:cs="宋体"/>
          <w:color w:val="000000" w:themeColor="text1"/>
          <w:szCs w:val="21"/>
          <w14:textFill>
            <w14:solidFill>
              <w14:schemeClr w14:val="tx1"/>
            </w14:solidFill>
          </w14:textFill>
        </w:rPr>
        <w:t xml:space="preserve">位政策矩阵，将智慧养老上升至国家战略维度，为项目争取资金扶持、试点机遇等开辟绿色通道，引领产业驶入“战略发展轨道” 。 </w:t>
      </w:r>
    </w:p>
    <w:p w14:paraId="4215CBEB">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2023年5月，国务院办公厅出台《关于发展银发经济增进老年人福祉的意见》，将智慧健康养老纳入银发经济发展版图，以“创新产品供给、优化市场环境”为发力点，为智慧养老产业营造更具活力与包容性的政策生态，加速产品市场化进程，助力智慧养老成果更高效触达老年群体，成为银发经济繁荣发展的“新引擎” 。 从激活市场根基，到明确技术路径、强化科技赋能，再到上升战略高度、融入银发经济大局，政策体系层层递进、协同发力，构建起智慧养老产业发展的“政策坐标系”，持续为智慧养老及银发经济发展释能，驱动产业迈向更广阔未来 。</w:t>
      </w:r>
    </w:p>
    <w:p w14:paraId="47CFA94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综上所述，老年人对智慧养老产品的需求主要集中在以下几个方面：</w:t>
      </w:r>
    </w:p>
    <w:p w14:paraId="1EE5485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1.健康管理：老年人普遍关注自身健康状况，希望能够方便地监测血压、心率、血氧等生理指标，并及时获得健康建议和预警。</w:t>
      </w:r>
    </w:p>
    <w:p w14:paraId="4CB1BA97">
      <w:pPr>
        <w:widowControl w:val="0"/>
        <w:spacing w:line="300" w:lineRule="auto"/>
        <w:ind w:firstLine="420" w:firstLineChars="200"/>
        <w:jc w:val="both"/>
        <w:rPr>
          <w:color w:val="000000" w:themeColor="text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2.安全防护：老年人对居家安全非常</w:t>
      </w:r>
      <w:r>
        <w:rPr>
          <w:rFonts w:hint="eastAsia"/>
          <w:color w:val="000000" w:themeColor="text1"/>
          <w14:textFill>
            <w14:solidFill>
              <w14:schemeClr w14:val="tx1"/>
            </w14:solidFill>
          </w14:textFill>
        </w:rPr>
        <w:t>重视，希望能够实时了解自身位置信息，并在发生意外时能够及时求救和获得救援。</w:t>
      </w:r>
    </w:p>
    <w:p w14:paraId="58E30FF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3.精神慰藉：老年</w:t>
      </w:r>
      <w:r>
        <w:rPr>
          <w:rFonts w:hint="eastAsia" w:ascii="宋体" w:hAnsi="宋体" w:cs="宋体"/>
          <w:color w:val="000000" w:themeColor="text1"/>
          <w:szCs w:val="21"/>
          <w14:textFill>
            <w14:solidFill>
              <w14:schemeClr w14:val="tx1"/>
            </w14:solidFill>
          </w14:textFill>
        </w:rPr>
        <w:t>人渴望与家人和社会保持联系，希望能够通过智能设备进行远程视频通话、社交互动等，以缓解孤独感和精神压力。</w:t>
      </w:r>
    </w:p>
    <w:p w14:paraId="53136FF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4.生活便利：老年人希望能够通过智能设备实现智能家居控制、生活助手等功能，以提高生活便利性和舒适度。</w:t>
      </w:r>
    </w:p>
    <w:p w14:paraId="6FE3A692">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同时老年人及其子女对智慧养老产品的价格、易用性、安全性等方面存在顾虑，希望产品能够更贴心、更便捷、更可靠。</w:t>
      </w:r>
    </w:p>
    <w:p w14:paraId="0620B19D">
      <w:pPr>
        <w:widowControl w:val="0"/>
        <w:spacing w:line="300" w:lineRule="auto"/>
        <w:ind w:firstLine="420" w:firstLineChars="200"/>
        <w:jc w:val="both"/>
        <w:rPr>
          <w:color w:val="000000" w:themeColor="text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基于此，在政策支持和用户需求指引下，一款定价2</w:t>
      </w:r>
      <w:r>
        <w:rPr>
          <w:rFonts w:ascii="宋体" w:hAnsi="宋体" w:cs="宋体"/>
          <w:color w:val="000000" w:themeColor="text1"/>
          <w:szCs w:val="21"/>
          <w14:textFill>
            <w14:solidFill>
              <w14:schemeClr w14:val="tx1"/>
            </w14:solidFill>
          </w14:textFill>
        </w:rPr>
        <w:t>000</w:t>
      </w:r>
      <w:r>
        <w:rPr>
          <w:rFonts w:hint="eastAsia" w:ascii="宋体" w:hAnsi="宋体" w:cs="宋体"/>
          <w:color w:val="000000" w:themeColor="text1"/>
          <w:szCs w:val="21"/>
          <w14:textFill>
            <w14:solidFill>
              <w14:schemeClr w14:val="tx1"/>
            </w14:solidFill>
          </w14:textFill>
        </w:rPr>
        <w:t>左右，具有健康安全应急处理及语音、视频等多模态陪伴</w:t>
      </w:r>
      <w:r>
        <w:rPr>
          <w:rFonts w:hint="eastAsia"/>
          <w:color w:val="000000" w:themeColor="text1"/>
          <w14:textFill>
            <w14:solidFill>
              <w14:schemeClr w14:val="tx1"/>
            </w14:solidFill>
          </w14:textFill>
        </w:rPr>
        <w:t>功能的智慧养老设备具备较好市场竞争力，“智慧守护伴”应运而生。</w:t>
      </w:r>
    </w:p>
    <w:bookmarkEnd w:id="43"/>
    <w:p w14:paraId="70B076CB">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48" w:name="_Toc104042283"/>
      <w:bookmarkStart w:id="49" w:name="_Toc201514250"/>
      <w:bookmarkStart w:id="50" w:name="_Toc21738"/>
      <w:bookmarkStart w:id="51" w:name="_Toc201650381"/>
      <w:bookmarkStart w:id="52" w:name="_Toc201513923"/>
      <w:bookmarkStart w:id="53" w:name="_Toc19027"/>
      <w:r>
        <w:rPr>
          <w:rFonts w:hint="eastAsia" w:ascii="宋体" w:hAnsi="宋体" w:eastAsia="宋体"/>
          <w:color w:val="000000" w:themeColor="text1"/>
          <w:sz w:val="24"/>
          <w:szCs w:val="24"/>
          <w14:textFill>
            <w14:solidFill>
              <w14:schemeClr w14:val="tx1"/>
            </w14:solidFill>
          </w14:textFill>
        </w:rPr>
        <w:t>1.2项目目的及意义</w:t>
      </w:r>
      <w:bookmarkEnd w:id="48"/>
      <w:bookmarkEnd w:id="49"/>
      <w:bookmarkEnd w:id="50"/>
      <w:bookmarkEnd w:id="51"/>
      <w:bookmarkEnd w:id="52"/>
      <w:bookmarkEnd w:id="53"/>
    </w:p>
    <w:p w14:paraId="15DB3FB5">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54" w:name="_Toc201514251"/>
      <w:bookmarkStart w:id="55" w:name="_Toc201513924"/>
      <w:bookmarkStart w:id="56" w:name="_Toc16822"/>
      <w:bookmarkStart w:id="57" w:name="_Toc28673"/>
      <w:r>
        <w:rPr>
          <w:rFonts w:hint="eastAsia" w:ascii="黑体" w:hAnsi="黑体" w:eastAsia="黑体"/>
          <w:color w:val="000000" w:themeColor="text1"/>
          <w14:textFill>
            <w14:solidFill>
              <w14:schemeClr w14:val="tx1"/>
            </w14:solidFill>
          </w14:textFill>
        </w:rPr>
        <w:t>1.</w:t>
      </w:r>
      <w:r>
        <w:rPr>
          <w:rFonts w:ascii="黑体" w:hAnsi="黑体" w:eastAsia="黑体"/>
          <w:color w:val="000000" w:themeColor="text1"/>
          <w14:textFill>
            <w14:solidFill>
              <w14:schemeClr w14:val="tx1"/>
            </w14:solidFill>
          </w14:textFill>
        </w:rPr>
        <w:t>2.1</w:t>
      </w:r>
      <w:r>
        <w:rPr>
          <w:rFonts w:hint="eastAsia" w:ascii="黑体" w:hAnsi="黑体" w:eastAsia="黑体"/>
          <w:color w:val="000000" w:themeColor="text1"/>
          <w14:textFill>
            <w14:solidFill>
              <w14:schemeClr w14:val="tx1"/>
            </w14:solidFill>
          </w14:textFill>
        </w:rPr>
        <w:t>解决老年人健康安全应急及心灵陪伴问题，提升老人生活质量</w:t>
      </w:r>
      <w:bookmarkEnd w:id="54"/>
      <w:bookmarkEnd w:id="55"/>
      <w:bookmarkEnd w:id="56"/>
      <w:bookmarkEnd w:id="57"/>
    </w:p>
    <w:p w14:paraId="422F4560">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项目开发的智慧守护伴产品，正是针对当前老年人生活中普遍存在的健康监护难、突发状况求助不及时等痛点而设计的。通过集成可穿戴设备、智能传感器以及AI分析技术，能够实时监测老年人的生命体征（如心率、血压、睡眠质量等）和日常活动状态，做到对潜在健康风险的早期预警。</w:t>
      </w:r>
      <w:r>
        <w:rPr>
          <w:rFonts w:hint="eastAsia" w:ascii="宋体" w:hAnsi="宋体" w:cs="宋体"/>
          <w:color w:val="000000" w:themeColor="text1"/>
          <w:szCs w:val="21"/>
          <w14:textFill>
            <w14:solidFill>
              <w14:schemeClr w14:val="tx1"/>
            </w14:solidFill>
          </w14:textFill>
        </w:rPr>
        <w:t>一旦</w:t>
      </w:r>
      <w:r>
        <w:rPr>
          <w:rFonts w:hint="eastAsia"/>
          <w:color w:val="000000" w:themeColor="text1"/>
          <w14:textFill>
            <w14:solidFill>
              <w14:schemeClr w14:val="tx1"/>
            </w14:solidFill>
          </w14:textFill>
        </w:rPr>
        <w:t>发生跌倒、心率骤变等紧急情况，可自动触发警报，迅速通知家人或社区服务中心，甚至联动120急救资源，大大缩短了救助响应时间，显著提高了老年人遭遇意外时的生存几率。这种全天候、无死角的监护与救助机制，让老年人能够更安心、更独立地生活，减少了因害怕突发疾病或意外而带来的心理负担，从而有效提升老人生活品质和幸福感，使老人能够更从容地享受晚年时光。</w:t>
      </w:r>
    </w:p>
    <w:p w14:paraId="55863183">
      <w:pPr>
        <w:pStyle w:val="4"/>
        <w:keepNext w:val="0"/>
        <w:widowControl w:val="0"/>
        <w:spacing w:line="300" w:lineRule="auto"/>
        <w:ind w:left="0" w:leftChars="0" w:right="210"/>
        <w:rPr>
          <w:color w:val="000000" w:themeColor="text1"/>
          <w14:textFill>
            <w14:solidFill>
              <w14:schemeClr w14:val="tx1"/>
            </w14:solidFill>
          </w14:textFill>
        </w:rPr>
      </w:pPr>
      <w:bookmarkStart w:id="58" w:name="_Toc201513925"/>
      <w:bookmarkStart w:id="59" w:name="_Toc201514252"/>
      <w:bookmarkStart w:id="60" w:name="_Toc12632"/>
      <w:bookmarkStart w:id="61" w:name="_Toc12167"/>
      <w:r>
        <w:rPr>
          <w:rFonts w:hint="eastAsia" w:ascii="黑体" w:hAnsi="黑体" w:eastAsia="黑体"/>
          <w:color w:val="000000" w:themeColor="text1"/>
          <w14:textFill>
            <w14:solidFill>
              <w14:schemeClr w14:val="tx1"/>
            </w14:solidFill>
          </w14:textFill>
        </w:rPr>
        <w:t>1.</w:t>
      </w:r>
      <w:r>
        <w:rPr>
          <w:rFonts w:ascii="黑体" w:hAnsi="黑体" w:eastAsia="黑体"/>
          <w:color w:val="000000" w:themeColor="text1"/>
          <w14:textFill>
            <w14:solidFill>
              <w14:schemeClr w14:val="tx1"/>
            </w14:solidFill>
          </w14:textFill>
        </w:rPr>
        <w:t>2.2</w:t>
      </w:r>
      <w:r>
        <w:rPr>
          <w:rFonts w:hint="eastAsia" w:ascii="黑体" w:hAnsi="黑体" w:eastAsia="黑体"/>
          <w:color w:val="000000" w:themeColor="text1"/>
          <w14:textFill>
            <w14:solidFill>
              <w14:schemeClr w14:val="tx1"/>
            </w14:solidFill>
          </w14:textFill>
        </w:rPr>
        <w:t>推动智慧养老产业发展，创造新的经济增长点</w:t>
      </w:r>
      <w:bookmarkEnd w:id="58"/>
      <w:bookmarkEnd w:id="59"/>
      <w:bookmarkEnd w:id="60"/>
      <w:bookmarkEnd w:id="61"/>
    </w:p>
    <w:p w14:paraId="535023D9">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智慧守护伴项目的实施，不仅仅是一个单一产品的落地，更是对整个智慧养老产业链的一次有效激活和推动。它整合了硬件制造（传感器、可穿戴设备）、软件开发（AI算法、数据分析平台）、通信网络（物联网连接）以及增值服务（健康管理咨询、紧急响应中心）等多个环节，为相关企业提供了新的市场机遇和发展空间。随着产品的推广和应用，将带动上下游产业的协同发展，例如促进老年健康监测设备的研发与普及，催生专业的数据分析服务，甚至可能带动智能家居在养老场景下的深度应用。这不仅能够创造大量的就业岗位，从硬件生产、软件编程到运营维护，形成新的产业集群，更能有效拉动内需，为经济增长注入新的活力，使智慧养老从一个概念逐步转变为具有强大经济带动力的新兴产业。</w:t>
      </w:r>
    </w:p>
    <w:p w14:paraId="3C14B3B9">
      <w:pPr>
        <w:widowControl w:val="0"/>
        <w:spacing w:line="300" w:lineRule="auto"/>
        <w:ind w:firstLine="420" w:firstLineChars="200"/>
        <w:jc w:val="both"/>
        <w:rPr>
          <w:color w:val="000000" w:themeColor="text1"/>
          <w14:textFill>
            <w14:solidFill>
              <w14:schemeClr w14:val="tx1"/>
            </w14:solidFill>
          </w14:textFill>
        </w:rPr>
      </w:pPr>
    </w:p>
    <w:p w14:paraId="03BA5BBD">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62" w:name="_Toc201513926"/>
      <w:bookmarkStart w:id="63" w:name="_Toc201514253"/>
      <w:bookmarkStart w:id="64" w:name="_Toc1873"/>
      <w:bookmarkStart w:id="65" w:name="_Toc21423"/>
      <w:r>
        <w:rPr>
          <w:rFonts w:hint="eastAsia" w:ascii="黑体" w:hAnsi="黑体" w:eastAsia="黑体"/>
          <w:color w:val="000000" w:themeColor="text1"/>
          <w14:textFill>
            <w14:solidFill>
              <w14:schemeClr w14:val="tx1"/>
            </w14:solidFill>
          </w14:textFill>
        </w:rPr>
        <w:t>1.</w:t>
      </w:r>
      <w:r>
        <w:rPr>
          <w:rFonts w:ascii="黑体" w:hAnsi="黑体" w:eastAsia="黑体"/>
          <w:color w:val="000000" w:themeColor="text1"/>
          <w14:textFill>
            <w14:solidFill>
              <w14:schemeClr w14:val="tx1"/>
            </w14:solidFill>
          </w14:textFill>
        </w:rPr>
        <w:t>2.3</w:t>
      </w:r>
      <w:r>
        <w:rPr>
          <w:rFonts w:hint="eastAsia" w:ascii="黑体" w:hAnsi="黑体" w:eastAsia="黑体"/>
          <w:color w:val="000000" w:themeColor="text1"/>
          <w14:textFill>
            <w14:solidFill>
              <w14:schemeClr w14:val="tx1"/>
            </w14:solidFill>
          </w14:textFill>
        </w:rPr>
        <w:t>将AI与物联网等前沿技术融入商品，促进智能技术转化应用</w:t>
      </w:r>
      <w:bookmarkEnd w:id="62"/>
      <w:bookmarkEnd w:id="63"/>
      <w:bookmarkEnd w:id="64"/>
      <w:bookmarkEnd w:id="65"/>
    </w:p>
    <w:p w14:paraId="5741FC12">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智慧守护伴项目是前沿科技在养老服务领域深度应用的典范。它巧妙地融合了人工智能（AI）和物联网（IoT）等尖端技术，实现了从被动响应到主动预防、从单一监测到综合服务的智能化转变。物联网技术使得各种智能设备能够互联互通，将分散的数据汇聚成统一的信息流；而AI技术则通过对海量数据的深度学习和智能分析，能够更精准地识别老年人的健康风险模式，预测潜在问题，甚至提供个性化的健康建议和生活指导。智慧守护伴中，AI可以分析用户的日常</w:t>
      </w:r>
      <w:r>
        <w:rPr>
          <w:rFonts w:hint="eastAsia" w:ascii="宋体" w:hAnsi="宋体" w:cs="宋体"/>
          <w:color w:val="000000" w:themeColor="text1"/>
          <w:szCs w:val="21"/>
          <w14:textFill>
            <w14:solidFill>
              <w14:schemeClr w14:val="tx1"/>
            </w14:solidFill>
          </w14:textFill>
        </w:rPr>
        <w:t>活动</w:t>
      </w:r>
      <w:r>
        <w:rPr>
          <w:rFonts w:hint="eastAsia"/>
          <w:color w:val="000000" w:themeColor="text1"/>
          <w14:textFill>
            <w14:solidFill>
              <w14:schemeClr w14:val="tx1"/>
            </w14:solidFill>
          </w14:textFill>
        </w:rPr>
        <w:t>规律，判断是否存在异常；物联网则确保这些信息实时、准确地传输，促进智能技术转化应用。</w:t>
      </w:r>
    </w:p>
    <w:p w14:paraId="385C3F62">
      <w:pPr>
        <w:pStyle w:val="3"/>
        <w:keepNext w:val="0"/>
        <w:keepLines w:val="0"/>
        <w:widowControl w:val="0"/>
        <w:spacing w:line="300" w:lineRule="auto"/>
        <w:ind w:firstLine="0" w:firstLineChars="0"/>
        <w:rPr>
          <w:rFonts w:ascii="宋体" w:hAnsi="宋体"/>
          <w:color w:val="000000" w:themeColor="text1"/>
          <w:sz w:val="24"/>
          <w:szCs w:val="24"/>
          <w14:textFill>
            <w14:solidFill>
              <w14:schemeClr w14:val="tx1"/>
            </w14:solidFill>
          </w14:textFill>
        </w:rPr>
      </w:pPr>
      <w:bookmarkStart w:id="66" w:name="_Toc500"/>
      <w:bookmarkStart w:id="67" w:name="_Toc201513927"/>
      <w:bookmarkStart w:id="68" w:name="_Toc201650382"/>
      <w:bookmarkStart w:id="69" w:name="_Toc201514254"/>
      <w:bookmarkStart w:id="70" w:name="_Toc8636"/>
      <w:r>
        <w:rPr>
          <w:rFonts w:hint="eastAsia" w:ascii="宋体" w:hAnsi="宋体" w:eastAsia="宋体"/>
          <w:color w:val="000000" w:themeColor="text1"/>
          <w:sz w:val="24"/>
          <w:szCs w:val="24"/>
          <w14:textFill>
            <w14:solidFill>
              <w14:schemeClr w14:val="tx1"/>
            </w14:solidFill>
          </w14:textFill>
        </w:rPr>
        <w:t>1</w:t>
      </w:r>
      <w:r>
        <w:rPr>
          <w:rFonts w:ascii="宋体" w:hAnsi="宋体" w:eastAsia="宋体"/>
          <w:color w:val="000000" w:themeColor="text1"/>
          <w:sz w:val="24"/>
          <w:szCs w:val="24"/>
          <w14:textFill>
            <w14:solidFill>
              <w14:schemeClr w14:val="tx1"/>
            </w14:solidFill>
          </w14:textFill>
        </w:rPr>
        <w:t xml:space="preserve">.3 </w:t>
      </w:r>
      <w:r>
        <w:rPr>
          <w:rFonts w:hint="eastAsia" w:ascii="宋体" w:hAnsi="宋体" w:eastAsia="宋体"/>
          <w:color w:val="000000" w:themeColor="text1"/>
          <w:sz w:val="24"/>
          <w:szCs w:val="24"/>
          <w14:textFill>
            <w14:solidFill>
              <w14:schemeClr w14:val="tx1"/>
            </w14:solidFill>
          </w14:textFill>
        </w:rPr>
        <w:t>项目目标</w:t>
      </w:r>
      <w:bookmarkEnd w:id="66"/>
      <w:bookmarkEnd w:id="67"/>
      <w:bookmarkEnd w:id="68"/>
      <w:bookmarkEnd w:id="69"/>
      <w:bookmarkEnd w:id="70"/>
    </w:p>
    <w:p w14:paraId="07ECBA8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1.第一阶段需求调研与产品设计（1-3个月）：主要目标为明确用户需求，设计产品架构，制定开发计划。具体工作为进行市场调研，了解老年人及其家属、养老服务机构的需求；确定产品功能模块，</w:t>
      </w:r>
      <w:r>
        <w:rPr>
          <w:rFonts w:hint="eastAsia" w:ascii="宋体" w:hAnsi="宋体" w:cs="宋体"/>
          <w:color w:val="000000" w:themeColor="text1"/>
          <w:szCs w:val="21"/>
          <w14:textFill>
            <w14:solidFill>
              <w14:schemeClr w14:val="tx1"/>
            </w14:solidFill>
          </w14:textFill>
        </w:rPr>
        <w:t>包括智能语音交互、健康监测、娱乐、应急处理等；设计产品架构，确定技术路线，选择合适的硬件和软件平台；制定项目开发计划，明确各阶段任务和时间节点。</w:t>
      </w:r>
    </w:p>
    <w:p w14:paraId="4F076ED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第二阶段产品开发与测试（4-6个月）:主要目标为完成产品开发，进行功能测试和优化。具体工作为开发产品功能模块，实现智能语音交互、健康监测、娱乐、应急处理等功能；进行产品集成，确保各模块协同工作；进行功能测试，确保产品功能正常，用户体验良好；根据测试结果，优化产品性能，提高产品稳定性和可靠性。</w:t>
      </w:r>
    </w:p>
    <w:p w14:paraId="14570CB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第三阶段试点应用与评估（7-9个月）：主要目标为在试点地区推广应用，收集用户反馈，评估产品效果。具体工作为选择试点地区，与当地养老服务机构合作，开展产品应用；收集用户反馈，了解产品使用情况和效果；评估产品在提升老年人生活质量、促进健康老龄化、减轻养老负担等方面的成效；根据评估结果，进一步优化产品功能和性能。</w:t>
      </w:r>
    </w:p>
    <w:p w14:paraId="7AE2CC95">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ascii="宋体" w:hAnsi="宋体" w:cs="宋体"/>
          <w:color w:val="000000" w:themeColor="text1"/>
          <w:szCs w:val="21"/>
          <w14:textFill>
            <w14:solidFill>
              <w14:schemeClr w14:val="tx1"/>
            </w14:solidFill>
          </w14:textFill>
        </w:rPr>
        <w:t>4.第四阶段全面推广与持续优化（1</w:t>
      </w:r>
      <w:r>
        <w:rPr>
          <w:rFonts w:hint="eastAsia"/>
          <w:color w:val="000000" w:themeColor="text1"/>
          <w14:textFill>
            <w14:solidFill>
              <w14:schemeClr w14:val="tx1"/>
            </w14:solidFill>
          </w14:textFill>
        </w:rPr>
        <w:t>0-12个月）：主要目标为全面推广产品应用，建立长效运营机制，持续优化产品功能。具体工作为总结试点经验，制定全面推广计划，扩大</w:t>
      </w:r>
      <w:r>
        <w:rPr>
          <w:rFonts w:hint="eastAsia" w:ascii="宋体" w:hAnsi="宋体" w:cs="宋体"/>
          <w:color w:val="000000" w:themeColor="text1"/>
          <w:szCs w:val="21"/>
          <w:shd w:val="clear" w:color="auto" w:fill="FFFFFF"/>
          <w14:textFill>
            <w14:solidFill>
              <w14:schemeClr w14:val="tx1"/>
            </w14:solidFill>
          </w14:textFill>
        </w:rPr>
        <w:t>产品应用范围；建立长效运营机制，包括售后服务、技术支持、用户培训等；持续收集用户反馈，优化产品功能，提高用户体验；推动产品在养老产业中的广泛应用，促进养老产业的升级和发展。</w:t>
      </w:r>
    </w:p>
    <w:p w14:paraId="049B6D74">
      <w:pPr>
        <w:pStyle w:val="21"/>
        <w:widowControl w:val="0"/>
        <w:shd w:val="clear" w:color="auto" w:fill="FFFFFF"/>
        <w:spacing w:beforeAutospacing="0" w:afterAutospacing="0" w:line="300" w:lineRule="auto"/>
        <w:ind w:firstLine="420" w:firstLineChars="200"/>
        <w:jc w:val="both"/>
        <w:textAlignment w:val="baseline"/>
        <w:rPr>
          <w:rFonts w:ascii="宋体" w:hAnsi="宋体" w:cs="宋体"/>
          <w:color w:val="000000" w:themeColor="text1"/>
          <w:sz w:val="21"/>
          <w:szCs w:val="21"/>
          <w:shd w:val="clear" w:color="auto" w:fill="FFFFFF"/>
          <w14:textFill>
            <w14:solidFill>
              <w14:schemeClr w14:val="tx1"/>
            </w14:solidFill>
          </w14:textFill>
        </w:rPr>
        <w:sectPr>
          <w:footerReference r:id="rId8" w:type="default"/>
          <w:pgSz w:w="11906" w:h="16838"/>
          <w:pgMar w:top="1440" w:right="1800" w:bottom="1440" w:left="1800" w:header="851" w:footer="992" w:gutter="0"/>
          <w:pgNumType w:start="6"/>
          <w:cols w:space="425" w:num="1"/>
          <w:docGrid w:type="lines" w:linePitch="312" w:charSpace="0"/>
        </w:sectPr>
      </w:pPr>
    </w:p>
    <w:p w14:paraId="15AE1377">
      <w:pPr>
        <w:pStyle w:val="2"/>
        <w:keepNext w:val="0"/>
        <w:widowControl w:val="0"/>
        <w:spacing w:line="300" w:lineRule="auto"/>
        <w:ind w:firstLine="450"/>
        <w:rPr>
          <w:color w:val="000000" w:themeColor="text1"/>
          <w14:textFill>
            <w14:solidFill>
              <w14:schemeClr w14:val="tx1"/>
            </w14:solidFill>
          </w14:textFill>
        </w:rPr>
      </w:pPr>
      <w:bookmarkStart w:id="71" w:name="_Toc201514255"/>
      <w:bookmarkStart w:id="72" w:name="_Toc6869"/>
      <w:bookmarkStart w:id="73" w:name="_Toc201650383"/>
      <w:bookmarkStart w:id="74" w:name="_Toc4178"/>
      <w:bookmarkStart w:id="75" w:name="_Toc201513928"/>
      <w:bookmarkStart w:id="76" w:name="_Toc8181"/>
      <w:r>
        <w:rPr>
          <w:color w:val="000000" w:themeColor="text1"/>
          <w14:textFill>
            <w14:solidFill>
              <w14:schemeClr w14:val="tx1"/>
            </w14:solidFill>
          </w14:textFill>
        </w:rPr>
        <w:t>第二章 产品介绍</w:t>
      </w:r>
      <w:bookmarkEnd w:id="71"/>
      <w:bookmarkEnd w:id="72"/>
      <w:bookmarkEnd w:id="73"/>
      <w:bookmarkEnd w:id="74"/>
      <w:bookmarkEnd w:id="75"/>
      <w:bookmarkEnd w:id="76"/>
    </w:p>
    <w:p w14:paraId="42BD7285">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77" w:name="_Toc201650384"/>
      <w:bookmarkStart w:id="78" w:name="_Toc31366"/>
      <w:bookmarkStart w:id="79" w:name="_Toc201513929"/>
      <w:bookmarkStart w:id="80" w:name="_Toc201514256"/>
      <w:bookmarkStart w:id="81" w:name="_Toc25690"/>
      <w:r>
        <w:rPr>
          <w:rFonts w:ascii="宋体" w:hAnsi="宋体" w:eastAsia="宋体"/>
          <w:color w:val="000000" w:themeColor="text1"/>
          <w:sz w:val="24"/>
          <w:szCs w:val="24"/>
          <w14:textFill>
            <w14:solidFill>
              <w14:schemeClr w14:val="tx1"/>
            </w14:solidFill>
          </w14:textFill>
        </w:rPr>
        <w:t>2.1 产品简介</w:t>
      </w:r>
      <w:bookmarkEnd w:id="77"/>
      <w:bookmarkEnd w:id="78"/>
      <w:bookmarkEnd w:id="79"/>
      <w:bookmarkEnd w:id="80"/>
      <w:bookmarkEnd w:id="81"/>
    </w:p>
    <w:p w14:paraId="2693BE76">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项目聚焦智慧养老场景，以智能感知设备、互联网服务为依托，提供多系统协同的全方位老人监护方案。通过带摄像头运输装置、健康检测系统、主控端三大模块联动，将老人位置信息、生理健康指标、情绪指标等数据与互联网、数据中心</w:t>
      </w:r>
      <w:r>
        <w:rPr>
          <w:rFonts w:hint="eastAsia" w:ascii="宋体" w:hAnsi="宋体" w:cs="宋体"/>
          <w:color w:val="000000" w:themeColor="text1"/>
          <w:szCs w:val="21"/>
          <w14:textFill>
            <w14:solidFill>
              <w14:schemeClr w14:val="tx1"/>
            </w14:solidFill>
          </w14:textFill>
        </w:rPr>
        <w:t>进行</w:t>
      </w:r>
      <w:r>
        <w:rPr>
          <w:rFonts w:hint="eastAsia"/>
          <w:color w:val="000000" w:themeColor="text1"/>
          <w14:textFill>
            <w14:solidFill>
              <w14:schemeClr w14:val="tx1"/>
            </w14:solidFill>
          </w14:textFill>
        </w:rPr>
        <w:t>实时连接，以实现健康安全应急处理和心灵陪伴功能，包括检测到老人摔倒等特殊情况时，借助摄像头数据异常判断，给亲属或看护人员发送 SOS 求助信号；主控端检测老人情绪，根据老人情绪与老人进行交互，支持定制人物形象与语音；日常远程自动完成安全看护、健康监测，健康检测系统定时采集身体数据并同步监护人、医护端辅助疾病预防，适配多样养老需求，为老人安全、健康与精神关爱筑牢防线，助力智慧养老落地，提升老人老年生活水平，促进银发经济发展。</w:t>
      </w:r>
    </w:p>
    <w:p w14:paraId="687DE575">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82" w:name="_Toc201650385"/>
      <w:bookmarkStart w:id="83" w:name="_Toc201514257"/>
      <w:bookmarkStart w:id="84" w:name="_Toc20070"/>
      <w:bookmarkStart w:id="85" w:name="_Toc201513930"/>
      <w:bookmarkStart w:id="86" w:name="_Toc12655"/>
      <w:r>
        <w:rPr>
          <w:rFonts w:ascii="宋体" w:hAnsi="宋体" w:eastAsia="宋体"/>
          <w:color w:val="000000" w:themeColor="text1"/>
          <w:sz w:val="24"/>
          <w:szCs w:val="24"/>
          <w14:textFill>
            <w14:solidFill>
              <w14:schemeClr w14:val="tx1"/>
            </w14:solidFill>
          </w14:textFill>
        </w:rPr>
        <w:t>2.2 产品功能</w:t>
      </w:r>
      <w:bookmarkEnd w:id="82"/>
      <w:bookmarkEnd w:id="83"/>
      <w:bookmarkEnd w:id="84"/>
      <w:bookmarkEnd w:id="85"/>
      <w:bookmarkEnd w:id="86"/>
    </w:p>
    <w:p w14:paraId="74A915A0">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87" w:name="_Toc201514258"/>
      <w:bookmarkStart w:id="88" w:name="_Toc201513931"/>
      <w:bookmarkStart w:id="89" w:name="_Toc25625"/>
      <w:bookmarkStart w:id="90" w:name="_Toc13591"/>
      <w:r>
        <w:rPr>
          <w:rFonts w:ascii="黑体" w:hAnsi="黑体" w:eastAsia="黑体"/>
          <w:color w:val="000000" w:themeColor="text1"/>
          <w14:textFill>
            <w14:solidFill>
              <w14:schemeClr w14:val="tx1"/>
            </w14:solidFill>
          </w14:textFill>
        </w:rPr>
        <w:t>2.2.1 语音智能交互系统功能</w:t>
      </w:r>
      <w:bookmarkEnd w:id="87"/>
      <w:bookmarkEnd w:id="88"/>
      <w:bookmarkEnd w:id="89"/>
      <w:bookmarkEnd w:id="90"/>
    </w:p>
    <w:p w14:paraId="0294865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数字人</w:t>
      </w:r>
      <w:r>
        <w:rPr>
          <w:rFonts w:hint="eastAsia"/>
          <w:color w:val="000000" w:themeColor="text1"/>
          <w14:textFill>
            <w14:solidFill>
              <w14:schemeClr w14:val="tx1"/>
            </w14:solidFill>
          </w14:textFill>
        </w:rPr>
        <w:t>无障碍实时</w:t>
      </w:r>
      <w:r>
        <w:rPr>
          <w:color w:val="000000" w:themeColor="text1"/>
          <w14:textFill>
            <w14:solidFill>
              <w14:schemeClr w14:val="tx1"/>
            </w14:solidFill>
          </w14:textFill>
        </w:rPr>
        <w:t>聊天</w:t>
      </w:r>
    </w:p>
    <w:p w14:paraId="3D06B066">
      <w:pPr>
        <w:widowControl w:val="0"/>
        <w:spacing w:line="300" w:lineRule="auto"/>
        <w:ind w:firstLine="420" w:firstLineChars="200"/>
        <w:jc w:val="both"/>
        <w:rPr>
          <w:rFonts w:ascii="宋体" w:hAnsi="宋体" w:cs="宋体"/>
          <w:b/>
          <w:bCs/>
          <w:color w:val="000000" w:themeColor="text1"/>
          <w:szCs w:val="21"/>
          <w14:textFill>
            <w14:solidFill>
              <w14:schemeClr w14:val="tx1"/>
            </w14:solidFill>
          </w14:textFill>
        </w:rPr>
      </w:pPr>
      <w:r>
        <w:rPr>
          <w:rFonts w:hint="eastAsia" w:ascii="宋体" w:hAnsi="宋体" w:cs="宋体"/>
          <w:color w:val="000000" w:themeColor="text1"/>
          <w:szCs w:val="21"/>
          <w:shd w:val="clear" w:color="auto" w:fill="FFFFFF"/>
          <w14:textFill>
            <w14:solidFill>
              <w14:schemeClr w14:val="tx1"/>
            </w14:solidFill>
          </w14:textFill>
        </w:rPr>
        <w:t>该系统支持数字人外貌个性化定制，可依据老人喜好对数字人的外貌、声音甚至性格进行自定义，以满足老人个性化需求；支持与数字人进行实时对话及语音交互，老人可通过语音形式互动，收获近似真人交流的体验；拥有视频和直播功能，数字人能生成视频、参与直播，既可读取预设脚本，也能与用户互动，支持协商编写脚本以提升陪伴效果；此外，还可通过导入各国语言包，实现跨国交流，既能代替老人与外国人沟通，也能对电视、收音机中的外语内容进行翻译。</w:t>
      </w:r>
      <w:r>
        <w:rPr>
          <w:rFonts w:ascii="宋体" w:hAnsi="宋体" w:cs="宋体"/>
          <w:b/>
          <w:bCs/>
          <w:color w:val="000000" w:themeColor="text1"/>
          <w:szCs w:val="21"/>
          <w14:textFill>
            <w14:solidFill>
              <w14:schemeClr w14:val="tx1"/>
            </w14:solidFill>
          </w14:textFill>
        </w:rPr>
        <w:drawing>
          <wp:inline distT="0" distB="0" distL="114300" distR="114300">
            <wp:extent cx="5271135" cy="3119120"/>
            <wp:effectExtent l="0" t="0" r="12065" b="5080"/>
            <wp:docPr id="55" name="图片 55" descr="83a47363bc2e9fbe6364fb42403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83a47363bc2e9fbe6364fb424038b35"/>
                    <pic:cNvPicPr>
                      <a:picLocks noChangeAspect="1"/>
                    </pic:cNvPicPr>
                  </pic:nvPicPr>
                  <pic:blipFill>
                    <a:blip r:embed="rId23"/>
                    <a:srcRect t="22354" b="33282"/>
                    <a:stretch>
                      <a:fillRect/>
                    </a:stretch>
                  </pic:blipFill>
                  <pic:spPr>
                    <a:xfrm>
                      <a:off x="0" y="0"/>
                      <a:ext cx="5271135" cy="3119120"/>
                    </a:xfrm>
                    <a:prstGeom prst="rect">
                      <a:avLst/>
                    </a:prstGeom>
                  </pic:spPr>
                </pic:pic>
              </a:graphicData>
            </a:graphic>
          </wp:inline>
        </w:drawing>
      </w:r>
    </w:p>
    <w:p w14:paraId="24241AD2">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2.1虚拟陪伴装置</w:t>
      </w:r>
    </w:p>
    <w:p w14:paraId="46CE505A">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2.语音情绪识别</w:t>
      </w:r>
    </w:p>
    <w:p w14:paraId="3309561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该系统通过提取与分析语言语调等语音信号特征，识别用户快乐、悲伤、愤怒等7类情绪，同时实时分析对话中语调、语速的情感强度与变化，并通过持续识别确保判断准确；此外，结合语音情绪识别、情感预测系统与视频交互系统，预测情绪变化趋势，基于分析结果为用户提供个性化建议或干预。</w:t>
      </w:r>
    </w:p>
    <w:p w14:paraId="36943968">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3.智能训练</w:t>
      </w:r>
    </w:p>
    <w:p w14:paraId="16B75C80">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产品预设基本对话、情感识别、生活辅助功能，如定时提醒、吃药提醒的标准模式，之后系统通过持续接触实现自学习进化，不仅能识别老人</w:t>
      </w:r>
      <w:r>
        <w:rPr>
          <w:rFonts w:hint="eastAsia" w:ascii="宋体" w:hAnsi="宋体" w:cs="宋体"/>
          <w:color w:val="000000" w:themeColor="text1"/>
          <w:szCs w:val="21"/>
          <w14:textFill>
            <w14:solidFill>
              <w14:schemeClr w14:val="tx1"/>
            </w14:solidFill>
          </w14:textFill>
        </w:rPr>
        <w:t>情感</w:t>
      </w:r>
      <w:r>
        <w:rPr>
          <w:rFonts w:hint="eastAsia"/>
          <w:color w:val="000000" w:themeColor="text1"/>
          <w14:textFill>
            <w14:solidFill>
              <w14:schemeClr w14:val="tx1"/>
            </w14:solidFill>
          </w14:textFill>
        </w:rPr>
        <w:t>变化与心理需求，并能调整互动方式，如安慰与趣味互动，还能记忆老人对活动、对话风格等偏好，以提升交互自然性与亲切感；同时支持语音定制，根据老人交互和情感数据定制专属对话内容，如开心时幽默、低落时安慰，并依据老人偏好或场景设置语速和音高，结合智能训练系统智能调整，提升可理解性与舒适度。</w:t>
      </w:r>
    </w:p>
    <w:p w14:paraId="086E291A">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91" w:name="_Toc28795"/>
      <w:bookmarkStart w:id="92" w:name="_Toc201514259"/>
      <w:bookmarkStart w:id="93" w:name="_Toc201513932"/>
      <w:bookmarkStart w:id="94" w:name="_Toc31831"/>
      <w:r>
        <w:rPr>
          <w:rFonts w:hint="eastAsia" w:ascii="黑体" w:hAnsi="黑体" w:eastAsia="黑体"/>
          <w:color w:val="000000" w:themeColor="text1"/>
          <w14:textFill>
            <w14:solidFill>
              <w14:schemeClr w14:val="tx1"/>
            </w14:solidFill>
          </w14:textFill>
        </w:rPr>
        <w:t>2.2.2 应急处理系统功能</w:t>
      </w:r>
      <w:bookmarkEnd w:id="91"/>
      <w:bookmarkEnd w:id="92"/>
      <w:bookmarkEnd w:id="93"/>
      <w:bookmarkEnd w:id="94"/>
    </w:p>
    <w:p w14:paraId="62E89171">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表情识别</w:t>
      </w:r>
      <w:r>
        <w:rPr>
          <w:rFonts w:hint="eastAsia"/>
          <w:color w:val="000000" w:themeColor="text1"/>
          <w14:textFill>
            <w14:solidFill>
              <w14:schemeClr w14:val="tx1"/>
            </w14:solidFill>
          </w14:textFill>
        </w:rPr>
        <w:t>与反馈</w:t>
      </w:r>
    </w:p>
    <w:p w14:paraId="4388642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系统通过捕捉面部五官如眼睛微眯、嘴角弧度、眉毛扬起等细微肌肉运动变化进行情绪特征提取，同步接入语调识别系统对语速起伏、音高波动等声学特征进行交叉分析，通过多模态数据融合机制提升情绪判断的精准度。当系统识别到老人出现愉悦、低落或焦虑等情绪状态时，会自动触发动态响应机制，并根据情绪状态程度实时调整语音语调的柔和度、对话语气的亲和度以及交互行为的适配性，以贴合老人当下情感需求的方式提供贴心的个性化交流，从而实现具有情感共鸣的陪伴互动体验。​</w:t>
      </w:r>
    </w:p>
    <w:p w14:paraId="2F044875">
      <w:pPr>
        <w:pStyle w:val="39"/>
        <w:widowControl w:val="0"/>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449955" cy="3449955"/>
            <wp:effectExtent l="0" t="0" r="4445"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4"/>
                    <a:stretch>
                      <a:fillRect/>
                    </a:stretch>
                  </pic:blipFill>
                  <pic:spPr>
                    <a:xfrm>
                      <a:off x="0" y="0"/>
                      <a:ext cx="3449955" cy="3449955"/>
                    </a:xfrm>
                    <a:prstGeom prst="rect">
                      <a:avLst/>
                    </a:prstGeom>
                    <a:noFill/>
                    <a:ln>
                      <a:noFill/>
                    </a:ln>
                  </pic:spPr>
                </pic:pic>
              </a:graphicData>
            </a:graphic>
          </wp:inline>
        </w:drawing>
      </w:r>
    </w:p>
    <w:p w14:paraId="2D80BA18">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2.2人脸检测结果</w:t>
      </w:r>
    </w:p>
    <w:p w14:paraId="11E76D19">
      <w:pPr>
        <w:pStyle w:val="39"/>
        <w:widowControl w:val="0"/>
        <w:ind w:firstLine="315"/>
        <w:jc w:val="center"/>
        <w:rPr>
          <w:color w:val="000000" w:themeColor="text1"/>
          <w14:textFill>
            <w14:solidFill>
              <w14:schemeClr w14:val="tx1"/>
            </w14:solidFill>
          </w14:textFill>
        </w:rPr>
      </w:pPr>
    </w:p>
    <w:p w14:paraId="4BA4FB0B">
      <w:pPr>
        <w:pStyle w:val="39"/>
        <w:widowControl w:val="0"/>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7325" cy="2416810"/>
            <wp:effectExtent l="0" t="0" r="3175" b="889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5"/>
                    <a:stretch>
                      <a:fillRect/>
                    </a:stretch>
                  </pic:blipFill>
                  <pic:spPr>
                    <a:xfrm>
                      <a:off x="0" y="0"/>
                      <a:ext cx="5267325" cy="2416810"/>
                    </a:xfrm>
                    <a:prstGeom prst="rect">
                      <a:avLst/>
                    </a:prstGeom>
                    <a:noFill/>
                    <a:ln>
                      <a:noFill/>
                    </a:ln>
                  </pic:spPr>
                </pic:pic>
              </a:graphicData>
            </a:graphic>
          </wp:inline>
        </w:drawing>
      </w:r>
    </w:p>
    <w:p w14:paraId="2E9F7266">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2.3表情识别结果</w:t>
      </w:r>
    </w:p>
    <w:p w14:paraId="68CFC5B9">
      <w:pPr>
        <w:pStyle w:val="39"/>
        <w:widowControl w:val="0"/>
        <w:ind w:firstLine="315"/>
        <w:jc w:val="center"/>
        <w:rPr>
          <w:color w:val="000000" w:themeColor="text1"/>
          <w14:textFill>
            <w14:solidFill>
              <w14:schemeClr w14:val="tx1"/>
            </w14:solidFill>
          </w14:textFill>
        </w:rPr>
      </w:pPr>
    </w:p>
    <w:p w14:paraId="76C9F657">
      <w:pPr>
        <w:ind w:firstLine="315"/>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智能跟随</w:t>
      </w:r>
      <w:r>
        <w:rPr>
          <w:rFonts w:hint="eastAsia"/>
          <w:color w:val="000000" w:themeColor="text1"/>
          <w14:textFill>
            <w14:solidFill>
              <w14:schemeClr w14:val="tx1"/>
            </w14:solidFill>
          </w14:textFill>
        </w:rPr>
        <w:t>与保护干预</w:t>
      </w:r>
    </w:p>
    <w:p w14:paraId="6FB4754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设备通过内置摄像头实时识别老人位置与动作以实现自动跟随，无需老人操控，同时智能调整行进速度与路径，确保与老人保持适当安全距离以避免碰撞或干扰；此外，系统通过分析面部情绪变化及心率、血压等生理数据判断老人健康状况，在需要时触发医疗干预并通知相关人员，而搭载的广角摄像头与视觉 AI 算法，每秒采集 30 帧画面并利用人体骨骼关键点识别技术，持续分析步态、站立角度等特征，实时检测摔倒征兆或动作并启动报警程序。</w:t>
      </w:r>
    </w:p>
    <w:p w14:paraId="03AD2DCB">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3.</w:t>
      </w:r>
      <w:r>
        <w:rPr>
          <w:color w:val="000000" w:themeColor="text1"/>
          <w14:textFill>
            <w14:solidFill>
              <w14:schemeClr w14:val="tx1"/>
            </w14:solidFill>
          </w14:textFill>
        </w:rPr>
        <w:t>应急物品储存</w:t>
      </w:r>
      <w:r>
        <w:rPr>
          <w:rFonts w:hint="eastAsia"/>
          <w:color w:val="000000" w:themeColor="text1"/>
          <w14:textFill>
            <w14:solidFill>
              <w14:schemeClr w14:val="tx1"/>
            </w14:solidFill>
          </w14:textFill>
        </w:rPr>
        <w:t>与管理</w:t>
      </w:r>
    </w:p>
    <w:p w14:paraId="5C034AB6">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设备的紧急物资智能储存系统可分类存放常用药品、急救药品及医疗物品，通过智能库存管理技术实时跟踪使用情况与剩余量，动态监测医疗物品状态，在库存接近临界点时自动触发补充提醒，保障药品随时可用。</w:t>
      </w:r>
    </w:p>
    <w:p w14:paraId="7FABD542">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95" w:name="_Toc201514260"/>
      <w:bookmarkStart w:id="96" w:name="_Toc201513933"/>
      <w:bookmarkStart w:id="97" w:name="_Toc7827"/>
      <w:bookmarkStart w:id="98" w:name="_Toc14112"/>
      <w:r>
        <w:rPr>
          <w:rFonts w:hint="eastAsia" w:ascii="黑体" w:hAnsi="黑体" w:eastAsia="黑体"/>
          <w:color w:val="000000" w:themeColor="text1"/>
          <w14:textFill>
            <w14:solidFill>
              <w14:schemeClr w14:val="tx1"/>
            </w14:solidFill>
          </w14:textFill>
        </w:rPr>
        <w:t>2.2.3 健康检测处理系统功能</w:t>
      </w:r>
      <w:bookmarkEnd w:id="95"/>
      <w:bookmarkEnd w:id="96"/>
      <w:bookmarkEnd w:id="97"/>
      <w:bookmarkEnd w:id="98"/>
    </w:p>
    <w:p w14:paraId="4D83B8AC">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健康指数检测</w:t>
      </w:r>
    </w:p>
    <w:p w14:paraId="2739735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系统依托便携式设备与智能体检终端的组合，需用户每日主动进行测量，精准采集心率、血氧、血压等基本健康指数</w:t>
      </w:r>
      <w:r>
        <w:rPr>
          <w:rFonts w:hint="eastAsia"/>
          <w:color w:val="000000" w:themeColor="text1"/>
          <w14:textFill>
            <w14:solidFill>
              <w14:schemeClr w14:val="tx1"/>
            </w14:solidFill>
          </w14:textFill>
        </w:rPr>
        <w:t>数据</w:t>
      </w:r>
      <w:r>
        <w:rPr>
          <w:rFonts w:hint="eastAsia" w:ascii="宋体" w:hAnsi="宋体" w:cs="宋体"/>
          <w:color w:val="000000" w:themeColor="text1"/>
          <w:szCs w:val="21"/>
          <w14:textFill>
            <w14:solidFill>
              <w14:schemeClr w14:val="tx1"/>
            </w14:solidFill>
          </w14:textFill>
        </w:rPr>
        <w:t>，并生成个性化健康报告，实时同步至监护人端与医护端，助力多方及时掌握健康动态。同时，借助运动传感器深入分析用户活动状态，针对缺乏运动可能引发的健康问题提前预警，从而实现基本健康指标与行为健康指数的一体化高效检测管理。</w:t>
      </w:r>
    </w:p>
    <w:p w14:paraId="331A3444">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健康数据信息传递</w:t>
      </w:r>
    </w:p>
    <w:p w14:paraId="3284CF01">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实时同步健康数据至监护人端与医护端，监护人可远程查看，建立家庭健康档案；医护端匹配专属健康管家，跟踪分析数据，异常指标触发预警，提供在线指导和干预方案，联动社区医院上门复检。</w:t>
      </w:r>
    </w:p>
    <w:p w14:paraId="5E09CA78">
      <w:pPr>
        <w:pStyle w:val="39"/>
        <w:widowControl w:val="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22775" cy="3721100"/>
            <wp:effectExtent l="0" t="0" r="9525" b="0"/>
            <wp:docPr id="9" name="图片 9" descr="fc8741640271283a4404ffa2a7e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c8741640271283a4404ffa2a7e3f45"/>
                    <pic:cNvPicPr>
                      <a:picLocks noChangeAspect="1"/>
                    </pic:cNvPicPr>
                  </pic:nvPicPr>
                  <pic:blipFill>
                    <a:blip r:embed="rId26"/>
                    <a:stretch>
                      <a:fillRect/>
                    </a:stretch>
                  </pic:blipFill>
                  <pic:spPr>
                    <a:xfrm>
                      <a:off x="0" y="0"/>
                      <a:ext cx="4422775" cy="3721100"/>
                    </a:xfrm>
                    <a:prstGeom prst="rect">
                      <a:avLst/>
                    </a:prstGeom>
                  </pic:spPr>
                </pic:pic>
              </a:graphicData>
            </a:graphic>
          </wp:inline>
        </w:drawing>
      </w:r>
      <w:r>
        <w:rPr>
          <w:rFonts w:hint="eastAsia"/>
          <w:color w:val="000000" w:themeColor="text1"/>
          <w14:textFill>
            <w14:solidFill>
              <w14:schemeClr w14:val="tx1"/>
            </w14:solidFill>
          </w14:textFill>
        </w:rPr>
        <w:drawing>
          <wp:inline distT="0" distB="0" distL="114300" distR="114300">
            <wp:extent cx="4392930" cy="4380230"/>
            <wp:effectExtent l="0" t="0" r="1270" b="1270"/>
            <wp:docPr id="10" name="图片 10" descr="8dfdf20ba27254e33a974dbe9e9f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fdf20ba27254e33a974dbe9e9f59e"/>
                    <pic:cNvPicPr>
                      <a:picLocks noChangeAspect="1"/>
                    </pic:cNvPicPr>
                  </pic:nvPicPr>
                  <pic:blipFill>
                    <a:blip r:embed="rId27"/>
                    <a:stretch>
                      <a:fillRect/>
                    </a:stretch>
                  </pic:blipFill>
                  <pic:spPr>
                    <a:xfrm>
                      <a:off x="0" y="0"/>
                      <a:ext cx="4392930" cy="4380230"/>
                    </a:xfrm>
                    <a:prstGeom prst="rect">
                      <a:avLst/>
                    </a:prstGeom>
                  </pic:spPr>
                </pic:pic>
              </a:graphicData>
            </a:graphic>
          </wp:inline>
        </w:drawing>
      </w:r>
    </w:p>
    <w:p w14:paraId="375C4E69">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2.4健康检测装置</w:t>
      </w:r>
    </w:p>
    <w:p w14:paraId="0B3D60EF">
      <w:pPr>
        <w:pStyle w:val="39"/>
        <w:widowControl w:val="0"/>
        <w:ind w:firstLine="315"/>
        <w:jc w:val="center"/>
        <w:rPr>
          <w:color w:val="000000" w:themeColor="text1"/>
          <w14:textFill>
            <w14:solidFill>
              <w14:schemeClr w14:val="tx1"/>
            </w14:solidFill>
          </w14:textFill>
        </w:rPr>
      </w:pPr>
    </w:p>
    <w:p w14:paraId="1E7BF0DC">
      <w:pPr>
        <w:pStyle w:val="39"/>
        <w:widowControl w:val="0"/>
        <w:ind w:firstLine="315"/>
        <w:jc w:val="center"/>
        <w:rPr>
          <w:color w:val="000000" w:themeColor="text1"/>
          <w14:textFill>
            <w14:solidFill>
              <w14:schemeClr w14:val="tx1"/>
            </w14:solidFill>
          </w14:textFill>
        </w:rPr>
      </w:pPr>
    </w:p>
    <w:p w14:paraId="0E6AC4A4">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99" w:name="_Toc201513934"/>
      <w:bookmarkStart w:id="100" w:name="_Toc201514261"/>
      <w:bookmarkStart w:id="101" w:name="_Toc10113"/>
      <w:bookmarkStart w:id="102" w:name="_Toc32668"/>
      <w:r>
        <w:rPr>
          <w:rFonts w:ascii="黑体" w:hAnsi="黑体" w:eastAsia="黑体"/>
          <w:color w:val="000000" w:themeColor="text1"/>
          <w14:textFill>
            <w14:solidFill>
              <w14:schemeClr w14:val="tx1"/>
            </w14:solidFill>
          </w14:textFill>
        </w:rPr>
        <w:t>2.2.4 系统</w:t>
      </w:r>
      <w:r>
        <w:rPr>
          <w:rFonts w:hint="eastAsia" w:ascii="黑体" w:hAnsi="黑体" w:eastAsia="黑体"/>
          <w:color w:val="000000" w:themeColor="text1"/>
          <w14:textFill>
            <w14:solidFill>
              <w14:schemeClr w14:val="tx1"/>
            </w14:solidFill>
          </w14:textFill>
        </w:rPr>
        <w:t>全方位全周期</w:t>
      </w:r>
      <w:r>
        <w:rPr>
          <w:rFonts w:ascii="黑体" w:hAnsi="黑体" w:eastAsia="黑体"/>
          <w:color w:val="000000" w:themeColor="text1"/>
          <w14:textFill>
            <w14:solidFill>
              <w14:schemeClr w14:val="tx1"/>
            </w14:solidFill>
          </w14:textFill>
        </w:rPr>
        <w:t>运行功能</w:t>
      </w:r>
      <w:bookmarkEnd w:id="99"/>
      <w:bookmarkEnd w:id="100"/>
      <w:bookmarkEnd w:id="101"/>
      <w:bookmarkEnd w:id="102"/>
    </w:p>
    <w:p w14:paraId="1F4B1672">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本项目构建的智慧养老监护系统以多模块协同为老人打造全方位、全周期照护方案：</w:t>
      </w:r>
    </w:p>
    <w:p w14:paraId="7A75E187">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安全监测模块通过摄像头 24 小时巡检，实时识别摔倒等异常姿态并触发运输装置快速抵达，同时结合表情识别与语音交互判定危险等级，秒级推送通知至监护人并联动物业、社区实施救援；</w:t>
      </w:r>
    </w:p>
    <w:p w14:paraId="12E76E7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健康管理模块借助健康检测系统采集多维度身体数据，生成个性化报告并同步至监护人端与医护端，由医护团队提供指导干预，并联动社区医院开展上门复检与慢性病管理；</w:t>
      </w:r>
    </w:p>
    <w:p w14:paraId="7B416B7F">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color w:val="000000" w:themeColor="text1"/>
          <w14:textFill>
            <w14:solidFill>
              <w14:schemeClr w14:val="tx1"/>
            </w14:solidFill>
          </w14:textFill>
        </w:rPr>
        <w:t>情感陪伴模块通过主控端摄像头和麦克风构建情绪识别模型，自动触发陪伴交互，支持自定义虚拟陪伴形象与语音风格，围绕老人兴趣生成聊天内容，同时开放子女远程接入功能实现亲情联动</w:t>
      </w:r>
      <w:r>
        <w:rPr>
          <w:rFonts w:hint="eastAsia" w:ascii="宋体" w:hAnsi="宋体" w:cs="宋体"/>
          <w:color w:val="000000" w:themeColor="text1"/>
          <w:szCs w:val="21"/>
          <w:shd w:val="clear" w:color="auto" w:fill="FFFFFF"/>
          <w14:textFill>
            <w14:solidFill>
              <w14:schemeClr w14:val="tx1"/>
            </w14:solidFill>
          </w14:textFill>
        </w:rPr>
        <w:t>。</w:t>
      </w:r>
    </w:p>
    <w:p w14:paraId="6F72ED38">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103" w:name="_Toc201650386"/>
      <w:bookmarkStart w:id="104" w:name="_Toc27720"/>
      <w:bookmarkStart w:id="105" w:name="_Toc201514262"/>
      <w:bookmarkStart w:id="106" w:name="_Toc201513935"/>
      <w:bookmarkStart w:id="107" w:name="_Toc31824"/>
      <w:r>
        <w:rPr>
          <w:rFonts w:ascii="宋体" w:hAnsi="宋体" w:eastAsia="宋体"/>
          <w:color w:val="000000" w:themeColor="text1"/>
          <w:sz w:val="24"/>
          <w:szCs w:val="24"/>
          <w14:textFill>
            <w14:solidFill>
              <w14:schemeClr w14:val="tx1"/>
            </w14:solidFill>
          </w14:textFill>
        </w:rPr>
        <w:t>2.3 技术实现</w:t>
      </w:r>
      <w:bookmarkEnd w:id="103"/>
      <w:bookmarkEnd w:id="104"/>
      <w:bookmarkEnd w:id="105"/>
      <w:bookmarkEnd w:id="106"/>
      <w:bookmarkEnd w:id="107"/>
    </w:p>
    <w:p w14:paraId="04C0D86F">
      <w:pPr>
        <w:pStyle w:val="4"/>
        <w:keepNext w:val="0"/>
        <w:widowControl w:val="0"/>
        <w:spacing w:line="300" w:lineRule="auto"/>
        <w:ind w:left="0" w:leftChars="0" w:right="210"/>
        <w:rPr>
          <w:color w:val="000000" w:themeColor="text1"/>
          <w:szCs w:val="24"/>
          <w14:textFill>
            <w14:solidFill>
              <w14:schemeClr w14:val="tx1"/>
            </w14:solidFill>
          </w14:textFill>
        </w:rPr>
      </w:pPr>
      <w:bookmarkStart w:id="108" w:name="_Toc29613"/>
      <w:bookmarkStart w:id="109" w:name="_Toc201514263"/>
      <w:bookmarkStart w:id="110" w:name="_Toc201513936"/>
      <w:bookmarkStart w:id="111" w:name="_Toc431"/>
      <w:r>
        <w:rPr>
          <w:rFonts w:ascii="黑体" w:hAnsi="黑体" w:eastAsia="黑体"/>
          <w:color w:val="000000" w:themeColor="text1"/>
          <w:szCs w:val="24"/>
          <w14:textFill>
            <w14:solidFill>
              <w14:schemeClr w14:val="tx1"/>
            </w14:solidFill>
          </w14:textFill>
        </w:rPr>
        <w:t>2.3.1 语音智能交互系统</w:t>
      </w:r>
      <w:r>
        <w:rPr>
          <w:rFonts w:ascii="黑体" w:hAnsi="黑体" w:eastAsia="黑体"/>
          <w:color w:val="000000" w:themeColor="text1"/>
          <w14:textFill>
            <w14:solidFill>
              <w14:schemeClr w14:val="tx1"/>
            </w14:solidFill>
          </w14:textFill>
        </w:rPr>
        <w:t>技术</w:t>
      </w:r>
      <w:r>
        <w:rPr>
          <w:rFonts w:ascii="黑体" w:hAnsi="黑体" w:eastAsia="黑体"/>
          <w:color w:val="000000" w:themeColor="text1"/>
          <w:szCs w:val="24"/>
          <w14:textFill>
            <w14:solidFill>
              <w14:schemeClr w14:val="tx1"/>
            </w14:solidFill>
          </w14:textFill>
        </w:rPr>
        <w:t>实现</w:t>
      </w:r>
      <w:bookmarkEnd w:id="108"/>
      <w:bookmarkEnd w:id="109"/>
      <w:bookmarkEnd w:id="110"/>
      <w:bookmarkEnd w:id="111"/>
    </w:p>
    <w:p w14:paraId="71600D44">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1.语音模块技术实现</w:t>
      </w:r>
    </w:p>
    <w:p w14:paraId="6A7EAFFA">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0" distR="0" simplePos="0" relativeHeight="251661312" behindDoc="0" locked="0" layoutInCell="1" allowOverlap="1">
            <wp:simplePos x="0" y="0"/>
            <wp:positionH relativeFrom="margin">
              <wp:align>center</wp:align>
            </wp:positionH>
            <wp:positionV relativeFrom="page">
              <wp:posOffset>5604510</wp:posOffset>
            </wp:positionV>
            <wp:extent cx="1845945" cy="1824355"/>
            <wp:effectExtent l="0" t="0" r="1905" b="4445"/>
            <wp:wrapNone/>
            <wp:docPr id="8" name="Image1"/>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28" cstate="print"/>
                    <a:srcRect/>
                    <a:stretch>
                      <a:fillRect/>
                    </a:stretch>
                  </pic:blipFill>
                  <pic:spPr>
                    <a:xfrm>
                      <a:off x="0" y="0"/>
                      <a:ext cx="1845945" cy="1824355"/>
                    </a:xfrm>
                    <a:prstGeom prst="rect">
                      <a:avLst/>
                    </a:prstGeom>
                  </pic:spPr>
                </pic:pic>
              </a:graphicData>
            </a:graphic>
          </wp:anchor>
        </w:drawing>
      </w:r>
      <w:r>
        <w:rPr>
          <w:color w:val="000000" w:themeColor="text1"/>
          <w14:textFill>
            <w14:solidFill>
              <w14:schemeClr w14:val="tx1"/>
            </w14:solidFill>
          </w14:textFill>
        </w:rPr>
        <w:t>本项目采用安信可 ESP32-A1S 超小体积多功能音频模组作为核心语音交互单元。搭载双核 CPU 与 Wi-Fi / 蓝牙双通信，支持语音唤醒（如 “小安，陪我聊天”）、云端语义理解（对接百度 / 阿里语音 API）。该模组搭载低功耗双核 32 位 CPU，主频达 240MHz，集成 Wi-Fi 802.11b/g/n 与蓝牙 4.2，支持 M4A、AAC、MP3 等主流音频格式解码播放。硬件设计上，通过 3.3V 稳定供电系统、差分麦克风抗干扰电路及 I2S 音频接口滤波优化，保障音频信号质量；软件层面基于 Arduino IDE 或 ESP-IDF 平台开发，利用双缓冲降噪算法与云端语音识别 API，实现高效语音处理与稳定网络传输。</w:t>
      </w:r>
    </w:p>
    <w:p w14:paraId="666CDA9A">
      <w:pPr>
        <w:ind w:firstLine="0" w:firstLineChars="0"/>
        <w:rPr>
          <w:color w:val="000000" w:themeColor="text1"/>
          <w14:textFill>
            <w14:solidFill>
              <w14:schemeClr w14:val="tx1"/>
            </w14:solidFill>
          </w14:textFill>
        </w:rPr>
      </w:pPr>
    </w:p>
    <w:p w14:paraId="4EFC3EB5">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56CDBA09">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5B1E8AB4">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41D003CB">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67D85F6E">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4135EFEA">
      <w:pPr>
        <w:widowControl w:val="0"/>
        <w:spacing w:line="300" w:lineRule="auto"/>
        <w:ind w:left="315" w:leftChars="150" w:firstLine="316"/>
        <w:rPr>
          <w:rFonts w:ascii="宋体" w:hAnsi="宋体" w:cs="宋体"/>
          <w:b/>
          <w:bCs/>
          <w:color w:val="000000" w:themeColor="text1"/>
          <w:szCs w:val="21"/>
          <w14:textFill>
            <w14:solidFill>
              <w14:schemeClr w14:val="tx1"/>
            </w14:solidFill>
          </w14:textFill>
        </w:rPr>
      </w:pPr>
    </w:p>
    <w:p w14:paraId="5997088E">
      <w:pPr>
        <w:widowControl w:val="0"/>
        <w:ind w:firstLine="422" w:firstLineChars="200"/>
        <w:rPr>
          <w:b/>
          <w:bCs/>
          <w:color w:val="000000" w:themeColor="text1"/>
          <w14:textFill>
            <w14:solidFill>
              <w14:schemeClr w14:val="tx1"/>
            </w14:solidFill>
          </w14:textFill>
        </w:rPr>
      </w:pPr>
    </w:p>
    <w:p w14:paraId="1155E368">
      <w:pPr>
        <w:widowControl w:val="0"/>
        <w:ind w:firstLine="0" w:firstLineChars="0"/>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图2.</w:t>
      </w:r>
      <w:r>
        <w:rPr>
          <w:b/>
          <w:bCs/>
          <w:color w:val="000000" w:themeColor="text1"/>
          <w14:textFill>
            <w14:solidFill>
              <w14:schemeClr w14:val="tx1"/>
            </w14:solidFill>
          </w14:textFill>
        </w:rPr>
        <w:t xml:space="preserve">6 </w:t>
      </w:r>
      <w:r>
        <w:rPr>
          <w:rFonts w:hint="eastAsia"/>
          <w:b/>
          <w:bCs/>
          <w:color w:val="000000" w:themeColor="text1"/>
          <w14:textFill>
            <w14:solidFill>
              <w14:schemeClr w14:val="tx1"/>
            </w14:solidFill>
          </w14:textFill>
        </w:rPr>
        <w:t>语音交互模块</w:t>
      </w:r>
    </w:p>
    <w:p w14:paraId="590E84C2">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2.陪伴系统技术实现</w:t>
      </w:r>
    </w:p>
    <w:p w14:paraId="7B1D0FB1">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本项目基于安信可 ESP32-A1S 超小体积多功能音频模组，融合屏幕显示与视频播放功能，构建一体化智能交互系统。当系统检测到老人情绪低落，自动触发陪伴流程，播放戏曲或发起聊天。内置音频解码芯片，可播放 MP3、AAC 等格式文件，支持定制化语音库（如模拟子女音色）。配合 TFT 彩屏（如 ILI9341）显示虚拟陪伴形象（如卡通人物、家人照片），实现 “视觉 + 听觉” 多模态交互。硬件上选用 ILI9341/ST7789 等 TFT 彩屏或 SSD1306 OLED 屏，通过 SPI/I2C 接口与模组连接，同时采用 MicroSD 卡存储本地视频，支持 MP4（H.264 编码）、MJPEG 等格式；软件层面依托 Arduino 或 ESP-IDF 平台，借助 TFT_eSPI、LVGL 等图形库实现高清画面渲染，结合双缓冲技术与时间戳同步机制，确保音视频流畅播放。项目通过资源优化分配与散热设计，平衡性能与功耗，适用于智能家居中控、便携式媒体播放器、工业监控终端等场景，为用户提供多模态交互体验。</w:t>
      </w:r>
    </w:p>
    <w:p w14:paraId="631C36D4">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112" w:name="_Toc201513937"/>
      <w:bookmarkStart w:id="113" w:name="_Toc201514264"/>
      <w:bookmarkStart w:id="114" w:name="_Toc16129"/>
      <w:bookmarkStart w:id="115" w:name="_Toc17742"/>
      <w:r>
        <w:rPr>
          <w:rFonts w:ascii="黑体" w:hAnsi="黑体" w:eastAsia="黑体"/>
          <w:color w:val="000000" w:themeColor="text1"/>
          <w14:textFill>
            <w14:solidFill>
              <w14:schemeClr w14:val="tx1"/>
            </w14:solidFill>
          </w14:textFill>
        </w:rPr>
        <w:t>2.3.2 应急处理系统技术实现</w:t>
      </w:r>
      <w:bookmarkEnd w:id="112"/>
      <w:bookmarkEnd w:id="113"/>
      <w:bookmarkEnd w:id="114"/>
      <w:bookmarkEnd w:id="115"/>
    </w:p>
    <w:p w14:paraId="155E8AC2">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1.表情识别模块算法搭建</w:t>
      </w:r>
    </w:p>
    <w:p w14:paraId="62BFD5BA">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本系统聚焦老年人健康监护，实现两大核心功能：其一，高精度痛苦表情识别，准确率超 92%，精准定位老人面部痛苦状态；其二，高效模型训练与边缘部署，基于 4000+ 张复杂场景数据集训练，在 OpenMV 等设备推理延迟＜500ms，本地实时响应。在项目团队表情识别模块开发中，YOLOv5s_Neck 部分是实现表情特征有效提取与融合的关键环节。​</w:t>
      </w:r>
    </w:p>
    <w:p w14:paraId="42FE4B97">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YOLOv5s_Neck 部分包含多个重要组件，其中 CSP2_1（Cross Stage Partial 2_1）结构发挥着重要作用。CSP2_1 通过跨阶段部分连接的方式，将输入特征图划分为两部分，一部分直接传递，另一部分经过一系列卷积操作后再进行融合。这种结构设计不仅有效减少了计算量，还增强了网络的学习能力，能够更好地提取表情图像中细微的特征差异。例如，在捕捉老人因疼痛而皱起的眉头、紧闭的嘴唇等关键表情特征时，CSP2_1 结构可以避免信息冗余，同时保证特征提取的完整性。​</w:t>
      </w:r>
    </w:p>
    <w:p w14:paraId="25F24068">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CBL（Convolution-BatchNormalization-LeakyReLU）组件则是 YOLOv5s_Neck 中的基础运算单元。卷积层负责对输入图像进行特征提取，通过不同大小和数量的卷积核，从表情图像中挖掘出各种层次的特征；批量归一化（BatchNormalization）层对卷积后的特征进行归一化处理，加速网络的收敛速度，并且能够有效缓解梯度消失和梯度爆炸问题，使网络训练更加稳定；LeakyReLU 激活函数则为网络引入非线性因素，打破线性运算的局限，增强网络的表达能力，使模型能够学习到更复杂的表情特征映射关系。​</w:t>
      </w:r>
    </w:p>
    <w:p w14:paraId="7A5F5F5F">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上采样操作在 YOLOv5s_Neck 中起到了连接不同尺度特征图的桥梁作用。在表情识别过程中，图像经过一系列下采样操作后，虽然能够提取到高层语义特征，但分辨率降低，丢失了部分细节信息。上采样操作通过插值、反卷积等方法，将低分辨率的特征图恢复到合适的尺寸，使得不同层级的特征图能够在相同尺度下进行融合。例如，将浅层网络提取到的老人面部轮廓、五官位置等细节特征，与深层网络提取到的表情语义特征通过上采样后进行融合，从而为准确识别痛苦表情提供更丰富的信息。​</w:t>
      </w:r>
    </w:p>
    <w:p w14:paraId="05A8563C">
      <w:pPr>
        <w:ind w:firstLine="315"/>
        <w:jc w:val="center"/>
        <w:rPr>
          <w:color w:val="000000" w:themeColor="text1"/>
          <w14:textFill>
            <w14:solidFill>
              <w14:schemeClr w14:val="tx1"/>
            </w14:solidFill>
          </w14:textFill>
        </w:rPr>
      </w:pPr>
      <w:r>
        <w:drawing>
          <wp:inline distT="0" distB="0" distL="114300" distR="114300">
            <wp:extent cx="5727065" cy="1942465"/>
            <wp:effectExtent l="0" t="0" r="635" b="63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9"/>
                    <a:stretch>
                      <a:fillRect/>
                    </a:stretch>
                  </pic:blipFill>
                  <pic:spPr>
                    <a:xfrm>
                      <a:off x="0" y="0"/>
                      <a:ext cx="5727065" cy="1942465"/>
                    </a:xfrm>
                    <a:prstGeom prst="rect">
                      <a:avLst/>
                    </a:prstGeom>
                    <a:noFill/>
                    <a:ln>
                      <a:noFill/>
                    </a:ln>
                  </pic:spPr>
                </pic:pic>
              </a:graphicData>
            </a:graphic>
          </wp:inline>
        </w:drawing>
      </w:r>
    </w:p>
    <w:p w14:paraId="3ABDC248">
      <w:pPr>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 2.7代码框架</w:t>
      </w:r>
    </w:p>
    <w:p w14:paraId="3C1D883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Concat（拼接操作）则负责将经过上采样后的不同尺度特征图进行拼接。通过将具有不同层次信息的特征图在通道维度上进行合并，能够整合表情图像从局部细节到整体语义的全方位信息。这些融合后的特征图包含了更全面的表情信息，为后续的表情分类和定位提供了更强大的特征表示，使得模型能够更准确地判断老人是否处于应急状态，并定位异常表情在面部的具体位置。​</w:t>
      </w:r>
    </w:p>
    <w:p w14:paraId="6ED1A967">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在实际开发过程中，项目团队通过对 YOLOv5s_Neck 部分各组件的优化和参数调整，不断提升模型对老人异常表情的识别精度和实时性。同时，结合大量的老人表情数据集进行训练和验证，确保模型在不同光照条件、面部姿态以及复杂背景下，都能稳定、准确地实现对老人异常表情的实时监测。</w:t>
      </w:r>
    </w:p>
    <w:p w14:paraId="23D35ECA">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7350" cy="5732145"/>
            <wp:effectExtent l="0" t="0" r="6350" b="8255"/>
            <wp:docPr id="58" name="图片 4" descr="4d8c286573910247327f6a194585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4d8c286573910247327f6a19458520c"/>
                    <pic:cNvPicPr>
                      <a:picLocks noChangeAspect="1"/>
                    </pic:cNvPicPr>
                  </pic:nvPicPr>
                  <pic:blipFill>
                    <a:blip r:embed="rId30"/>
                    <a:stretch>
                      <a:fillRect/>
                    </a:stretch>
                  </pic:blipFill>
                  <pic:spPr>
                    <a:xfrm>
                      <a:off x="0" y="0"/>
                      <a:ext cx="4197350" cy="5732145"/>
                    </a:xfrm>
                    <a:prstGeom prst="rect">
                      <a:avLst/>
                    </a:prstGeom>
                  </pic:spPr>
                </pic:pic>
              </a:graphicData>
            </a:graphic>
          </wp:inline>
        </w:drawing>
      </w:r>
    </w:p>
    <w:p w14:paraId="68D3AC25">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模型训练框架</w:t>
      </w:r>
    </w:p>
    <w:p w14:paraId="736D9697">
      <w:pPr>
        <w:ind w:firstLine="0" w:firstLineChars="0"/>
        <w:jc w:val="center"/>
        <w:rPr>
          <w:color w:val="000000" w:themeColor="text1"/>
          <w14:textFill>
            <w14:solidFill>
              <w14:schemeClr w14:val="tx1"/>
            </w14:solidFill>
          </w14:textFill>
        </w:rPr>
      </w:pPr>
    </w:p>
    <w:p w14:paraId="07E7C0F1">
      <w:pPr>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16170" cy="7276465"/>
            <wp:effectExtent l="0" t="0" r="11430" b="635"/>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31"/>
                    <a:stretch>
                      <a:fillRect/>
                    </a:stretch>
                  </pic:blipFill>
                  <pic:spPr>
                    <a:xfrm>
                      <a:off x="0" y="0"/>
                      <a:ext cx="4916170" cy="7276465"/>
                    </a:xfrm>
                    <a:prstGeom prst="rect">
                      <a:avLst/>
                    </a:prstGeom>
                    <a:noFill/>
                    <a:ln>
                      <a:noFill/>
                    </a:ln>
                  </pic:spPr>
                </pic:pic>
              </a:graphicData>
            </a:graphic>
          </wp:inline>
        </w:drawing>
      </w:r>
    </w:p>
    <w:p w14:paraId="7BBC6E40">
      <w:pPr>
        <w:pStyle w:val="7"/>
        <w:ind w:firstLine="30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9</w:t>
      </w:r>
      <w:r>
        <w:rPr>
          <w:rFonts w:hint="eastAsia"/>
          <w:color w:val="000000" w:themeColor="text1"/>
          <w14:textFill>
            <w14:solidFill>
              <w14:schemeClr w14:val="tx1"/>
            </w14:solidFill>
          </w14:textFill>
        </w:rPr>
        <w:t>表情识别模型训练结果</w:t>
      </w:r>
    </w:p>
    <w:p w14:paraId="7211E358">
      <w:pPr>
        <w:ind w:firstLine="315"/>
        <w:jc w:val="center"/>
        <w:rPr>
          <w:color w:val="000000" w:themeColor="text1"/>
          <w14:textFill>
            <w14:solidFill>
              <w14:schemeClr w14:val="tx1"/>
            </w14:solidFill>
          </w14:textFill>
        </w:rPr>
      </w:pPr>
    </w:p>
    <w:p w14:paraId="170FC5E0">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2.智能摄像头的选择与搭载</w:t>
      </w:r>
    </w:p>
    <w:p w14:paraId="0C62A8C4">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搭载高性能图像传感器，支持复杂光照下的高清图像捕捉（如昏暗房间内的老人活动监测）。基于 YOLOv5 算法实现摔倒检测与表情识别：通过动作特征（如重心偏移、肢体角度）判断异常摔倒姿态；通过面部微表情（皱眉、闭眼）识别痛苦情绪，辅助判断危险等级。</w:t>
      </w:r>
    </w:p>
    <w:p w14:paraId="3DC8E371">
      <w:pPr>
        <w:widowControl w:val="0"/>
        <w:spacing w:line="300" w:lineRule="auto"/>
        <w:ind w:firstLine="420" w:firstLineChars="200"/>
        <w:jc w:val="both"/>
        <w:rPr>
          <w:color w:val="000000" w:themeColor="text1"/>
          <w:sz w:val="22"/>
          <w14:textFill>
            <w14:solidFill>
              <w14:schemeClr w14:val="tx1"/>
            </w14:solidFill>
          </w14:textFill>
        </w:rPr>
      </w:pPr>
      <w:r>
        <w:rPr>
          <w:rFonts w:hint="eastAsia"/>
          <w:color w:val="000000" w:themeColor="text1"/>
          <w14:textFill>
            <w14:solidFill>
              <w14:schemeClr w14:val="tx1"/>
            </w14:solidFill>
          </w14:textFill>
        </w:rPr>
        <w:t>硬件层面，OpenMV 摄像头搭载的高性能图像传感器具备卓越的图像捕捉能力，可敏锐感知细微的图像细节。其精心调校的镜头在复杂光照条件下，如明暗交替的工业车间、光线昏暗的监控区域等，均能稳定输出高清晰度、低畸变的图像。此外，小巧紧凑的尺寸设计，使其能够轻松集成至各类便携式设备或嵌入式系统中，无论是穿戴式健康监测设备，还是小型自动化检测装置，都不会因空间限制影响部署实施，且始终保持稳定的图像采集性能。</w:t>
      </w:r>
    </w:p>
    <w:p w14:paraId="4A08264A">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116" w:name="_Toc201514265"/>
      <w:bookmarkStart w:id="117" w:name="_Toc201513938"/>
      <w:bookmarkStart w:id="118" w:name="_Toc20582"/>
      <w:bookmarkStart w:id="119" w:name="_Toc27819"/>
      <w:r>
        <w:rPr>
          <w:rFonts w:ascii="黑体" w:hAnsi="黑体" w:eastAsia="黑体"/>
          <w:color w:val="000000" w:themeColor="text1"/>
          <w14:textFill>
            <w14:solidFill>
              <w14:schemeClr w14:val="tx1"/>
            </w14:solidFill>
          </w14:textFill>
        </w:rPr>
        <w:t xml:space="preserve">2.3.3 </w:t>
      </w:r>
      <w:r>
        <w:rPr>
          <w:rFonts w:hint="eastAsia" w:ascii="黑体" w:hAnsi="黑体" w:eastAsia="黑体"/>
          <w:color w:val="000000" w:themeColor="text1"/>
          <w14:textFill>
            <w14:solidFill>
              <w14:schemeClr w14:val="tx1"/>
            </w14:solidFill>
          </w14:textFill>
        </w:rPr>
        <w:t>健康检测系统技术架构与设备选型</w:t>
      </w:r>
      <w:bookmarkEnd w:id="116"/>
      <w:bookmarkEnd w:id="117"/>
      <w:bookmarkEnd w:id="118"/>
      <w:bookmarkEnd w:id="119"/>
    </w:p>
    <w:p w14:paraId="6549B00A">
      <w:pPr>
        <w:widowControl w:val="0"/>
        <w:spacing w:line="300" w:lineRule="auto"/>
        <w:ind w:firstLine="422" w:firstLineChars="200"/>
        <w:jc w:val="both"/>
        <w:rPr>
          <w:b/>
          <w:bCs/>
          <w:color w:val="000000" w:themeColor="text1"/>
          <w14:textFill>
            <w14:solidFill>
              <w14:schemeClr w14:val="tx1"/>
            </w14:solidFill>
          </w14:textFill>
        </w:rPr>
      </w:pPr>
      <w:r>
        <w:rPr>
          <w:b/>
          <w:bCs/>
          <w:color w:val="000000" w:themeColor="text1"/>
          <w14:textFill>
            <w14:solidFill>
              <w14:schemeClr w14:val="tx1"/>
            </w14:solidFill>
          </w14:textFill>
        </w:rPr>
        <w:t>1</w:t>
      </w:r>
      <w:r>
        <w:rPr>
          <w:rFonts w:hint="eastAsia"/>
          <w:b/>
          <w:bCs/>
          <w:color w:val="000000" w:themeColor="text1"/>
          <w14:textFill>
            <w14:solidFill>
              <w14:schemeClr w14:val="tx1"/>
            </w14:solidFill>
          </w14:textFill>
        </w:rPr>
        <w:t>.健康检测系统技术实现</w:t>
      </w:r>
    </w:p>
    <w:p w14:paraId="6474A865">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基于光电容积脉搏波技术（PPG），通过绿光 / 红外光照射皮肤，精准测量心率、血氧饱和度，误差率＜2%。抗运动干扰设计，适合老人日常活动（如散步、做饭）中的动态监测，数据更新频率达 50Hz（每秒 50 次）。通过 I²C 接口与主控通信，实时同步数据至监护人 APP，异常时触发红色预警（如心率＞120 次 / 分钟）。</w:t>
      </w:r>
    </w:p>
    <w:p w14:paraId="3D8B69E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在多功能人体健康监测系统的设计中，心率监测模块是判断用户健康状态的重要组成部分，其测量准确性、稳定性和抗干扰能力直接关系到系统的可靠性与实用性。一个合适的心率监测模块不仅需要在静息状态下提供准确数据，还应在用户运动、活动等动态条件下保持较强的测量稳定性。模块的功耗、体积和集成方式也需满足便携设备的设计要求。</w:t>
      </w:r>
    </w:p>
    <w:p w14:paraId="2551188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MAX30102是一款专门用于测量心率和血氧饱和度的红外传感器模块，具有较强的抗干扰能力和较高的测量精度。其核心技术是利用光电容积脉搏波描记法（PPG），通过红外和绿光照射皮肤来获取血流量变化信号。该模块具有低功耗和高集成度特点，能够通过I²C接口与单片机进行通讯，传输心率和血氧数据。MAX30102具备高灵敏度和低噪声的优势，能够在运动状态下保持较高的测量稳定性和波形准确性。其数据更新速率高，支持动态变化检测，能够实时反映人体健康参数的变化趋势。相比压力传感器，MAX30102在测量准确性和稳定性方面有显著优势，特别适用于便携式健康监测设备。因此，项目团队设计最终选用MAX30102作为心率和血氧监测模块。</w:t>
      </w:r>
    </w:p>
    <w:tbl>
      <w:tblPr>
        <w:tblStyle w:val="2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3439"/>
        <w:gridCol w:w="3439"/>
      </w:tblGrid>
      <w:tr w14:paraId="3B616D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top w:val="single" w:color="auto" w:sz="12" w:space="0"/>
              <w:bottom w:val="single" w:color="auto" w:sz="4" w:space="0"/>
            </w:tcBorders>
            <w:vAlign w:val="center"/>
          </w:tcPr>
          <w:p w14:paraId="73800709">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对比项</w:t>
            </w:r>
          </w:p>
        </w:tc>
        <w:tc>
          <w:tcPr>
            <w:tcW w:w="3439" w:type="dxa"/>
            <w:tcBorders>
              <w:top w:val="single" w:color="auto" w:sz="12" w:space="0"/>
              <w:bottom w:val="single" w:color="auto" w:sz="4" w:space="0"/>
            </w:tcBorders>
            <w:vAlign w:val="center"/>
          </w:tcPr>
          <w:p w14:paraId="4634D435">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压力传感器</w:t>
            </w:r>
          </w:p>
        </w:tc>
        <w:tc>
          <w:tcPr>
            <w:tcW w:w="3439" w:type="dxa"/>
            <w:tcBorders>
              <w:top w:val="single" w:color="auto" w:sz="12" w:space="0"/>
              <w:bottom w:val="single" w:color="auto" w:sz="4" w:space="0"/>
            </w:tcBorders>
            <w:vAlign w:val="center"/>
          </w:tcPr>
          <w:p w14:paraId="32782228">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MAX30102红外传感器</w:t>
            </w:r>
          </w:p>
        </w:tc>
      </w:tr>
      <w:tr w14:paraId="09634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tcBorders>
              <w:top w:val="single" w:color="auto" w:sz="4" w:space="0"/>
            </w:tcBorders>
            <w:vAlign w:val="center"/>
          </w:tcPr>
          <w:p w14:paraId="03A7AB92">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测量原理</w:t>
            </w:r>
          </w:p>
        </w:tc>
        <w:tc>
          <w:tcPr>
            <w:tcW w:w="3439" w:type="dxa"/>
            <w:tcBorders>
              <w:top w:val="single" w:color="auto" w:sz="4" w:space="0"/>
            </w:tcBorders>
            <w:vAlign w:val="center"/>
          </w:tcPr>
          <w:p w14:paraId="162D4284">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压力变化检测</w:t>
            </w:r>
          </w:p>
        </w:tc>
        <w:tc>
          <w:tcPr>
            <w:tcW w:w="3439" w:type="dxa"/>
            <w:tcBorders>
              <w:top w:val="single" w:color="auto" w:sz="4" w:space="0"/>
            </w:tcBorders>
            <w:vAlign w:val="center"/>
          </w:tcPr>
          <w:p w14:paraId="00CEE040">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光电容积脉搏波描记法（PPG）</w:t>
            </w:r>
          </w:p>
        </w:tc>
      </w:tr>
      <w:tr w14:paraId="4DF1A3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3AC30EB5">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抗干扰能力</w:t>
            </w:r>
          </w:p>
        </w:tc>
        <w:tc>
          <w:tcPr>
            <w:tcW w:w="3439" w:type="dxa"/>
            <w:vAlign w:val="center"/>
          </w:tcPr>
          <w:p w14:paraId="1BC9B129">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弱，易受振动和噪声干扰</w:t>
            </w:r>
          </w:p>
        </w:tc>
        <w:tc>
          <w:tcPr>
            <w:tcW w:w="3439" w:type="dxa"/>
            <w:vAlign w:val="center"/>
          </w:tcPr>
          <w:p w14:paraId="3C52391B">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强，具有稳定的抗噪能力</w:t>
            </w:r>
          </w:p>
        </w:tc>
      </w:tr>
      <w:tr w14:paraId="1CE5D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114A525C">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测量精度</w:t>
            </w:r>
          </w:p>
        </w:tc>
        <w:tc>
          <w:tcPr>
            <w:tcW w:w="3439" w:type="dxa"/>
            <w:vAlign w:val="center"/>
          </w:tcPr>
          <w:p w14:paraId="655A59F9">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低，受外界影响较大</w:t>
            </w:r>
          </w:p>
        </w:tc>
        <w:tc>
          <w:tcPr>
            <w:tcW w:w="3439" w:type="dxa"/>
            <w:vAlign w:val="center"/>
          </w:tcPr>
          <w:p w14:paraId="2DFD4834">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高，测量波形平稳准确</w:t>
            </w:r>
          </w:p>
        </w:tc>
      </w:tr>
      <w:tr w14:paraId="6FE5A0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17DEECC0">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稳定性</w:t>
            </w:r>
          </w:p>
        </w:tc>
        <w:tc>
          <w:tcPr>
            <w:tcW w:w="3439" w:type="dxa"/>
            <w:vAlign w:val="center"/>
          </w:tcPr>
          <w:p w14:paraId="79576342">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一般，受环境影响较大</w:t>
            </w:r>
          </w:p>
        </w:tc>
        <w:tc>
          <w:tcPr>
            <w:tcW w:w="3439" w:type="dxa"/>
            <w:vAlign w:val="center"/>
          </w:tcPr>
          <w:p w14:paraId="7353567D">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优秀，能够实时监测心率和血氧</w:t>
            </w:r>
          </w:p>
        </w:tc>
      </w:tr>
      <w:tr w14:paraId="67CB48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2A8C3DCD">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接口类型</w:t>
            </w:r>
          </w:p>
        </w:tc>
        <w:tc>
          <w:tcPr>
            <w:tcW w:w="3439" w:type="dxa"/>
            <w:vAlign w:val="center"/>
          </w:tcPr>
          <w:p w14:paraId="3EA7913F">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模拟信号输出</w:t>
            </w:r>
          </w:p>
        </w:tc>
        <w:tc>
          <w:tcPr>
            <w:tcW w:w="3439" w:type="dxa"/>
            <w:vAlign w:val="center"/>
          </w:tcPr>
          <w:p w14:paraId="3F755B87">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I²C接口</w:t>
            </w:r>
          </w:p>
        </w:tc>
      </w:tr>
      <w:tr w14:paraId="58C822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77811FA2">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成本</w:t>
            </w:r>
          </w:p>
        </w:tc>
        <w:tc>
          <w:tcPr>
            <w:tcW w:w="3439" w:type="dxa"/>
            <w:vAlign w:val="center"/>
          </w:tcPr>
          <w:p w14:paraId="0980112B">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中等</w:t>
            </w:r>
          </w:p>
        </w:tc>
        <w:tc>
          <w:tcPr>
            <w:tcW w:w="3439" w:type="dxa"/>
            <w:vAlign w:val="center"/>
          </w:tcPr>
          <w:p w14:paraId="262E1A79">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较低，性价比较高</w:t>
            </w:r>
          </w:p>
        </w:tc>
      </w:tr>
      <w:tr w14:paraId="4FEE11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8" w:type="dxa"/>
            <w:vAlign w:val="center"/>
          </w:tcPr>
          <w:p w14:paraId="2F12741A">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典型应用</w:t>
            </w:r>
          </w:p>
        </w:tc>
        <w:tc>
          <w:tcPr>
            <w:tcW w:w="3439" w:type="dxa"/>
            <w:vAlign w:val="center"/>
          </w:tcPr>
          <w:p w14:paraId="5F335170">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血压测量仪、力敏传感器</w:t>
            </w:r>
          </w:p>
        </w:tc>
        <w:tc>
          <w:tcPr>
            <w:tcW w:w="3439" w:type="dxa"/>
            <w:vAlign w:val="center"/>
          </w:tcPr>
          <w:p w14:paraId="58D96B07">
            <w:pPr>
              <w:pStyle w:val="40"/>
              <w:ind w:firstLine="315"/>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健康监测设备、智能穿戴设备</w:t>
            </w:r>
          </w:p>
        </w:tc>
      </w:tr>
    </w:tbl>
    <w:p w14:paraId="69066A50">
      <w:pPr>
        <w:widowControl w:val="0"/>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276475" cy="1714500"/>
            <wp:effectExtent l="0" t="0" r="9525" b="0"/>
            <wp:docPr id="800171161"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1161" name="图片 220"/>
                    <pic:cNvPicPr>
                      <a:picLocks noChangeAspect="1" noChangeArrowheads="1"/>
                    </pic:cNvPicPr>
                  </pic:nvPicPr>
                  <pic:blipFill>
                    <a:blip r:embed="rId32" cstate="print">
                      <a:extLst>
                        <a:ext uri="{28A0092B-C50C-407E-A947-70E740481C1C}">
                          <a14:useLocalDpi xmlns:a14="http://schemas.microsoft.com/office/drawing/2010/main" val="0"/>
                        </a:ext>
                      </a:extLst>
                    </a:blip>
                    <a:srcRect l="11429" t="11531" r="14744" b="14334"/>
                    <a:stretch>
                      <a:fillRect/>
                    </a:stretch>
                  </pic:blipFill>
                  <pic:spPr>
                    <a:xfrm>
                      <a:off x="0" y="0"/>
                      <a:ext cx="2276475" cy="1714500"/>
                    </a:xfrm>
                    <a:prstGeom prst="rect">
                      <a:avLst/>
                    </a:prstGeom>
                    <a:noFill/>
                    <a:ln>
                      <a:noFill/>
                    </a:ln>
                  </pic:spPr>
                </pic:pic>
              </a:graphicData>
            </a:graphic>
          </wp:inline>
        </w:drawing>
      </w:r>
    </w:p>
    <w:p w14:paraId="474D74BE">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图2.</w:t>
      </w:r>
      <w:r>
        <w:rPr>
          <w:rFonts w:ascii="宋体" w:hAnsi="宋体" w:cs="宋体"/>
          <w:color w:val="000000" w:themeColor="text1"/>
          <w:szCs w:val="21"/>
          <w14:textFill>
            <w14:solidFill>
              <w14:schemeClr w14:val="tx1"/>
            </w14:solidFill>
          </w14:textFill>
        </w:rPr>
        <w:t>10</w:t>
      </w:r>
      <w:r>
        <w:rPr>
          <w:rFonts w:hint="eastAsia"/>
          <w:color w:val="000000" w:themeColor="text1"/>
          <w14:textFill>
            <w14:solidFill>
              <w14:schemeClr w14:val="tx1"/>
            </w14:solidFill>
          </w14:textFill>
        </w:rPr>
        <w:t>心率监测模块选择</w:t>
      </w:r>
    </w:p>
    <w:p w14:paraId="3A7936AD">
      <w:pPr>
        <w:widowControl w:val="0"/>
        <w:spacing w:line="300" w:lineRule="auto"/>
        <w:ind w:firstLine="422" w:firstLineChars="200"/>
        <w:jc w:val="both"/>
        <w:rPr>
          <w:b/>
          <w:bCs/>
          <w:color w:val="000000" w:themeColor="text1"/>
          <w14:textFill>
            <w14:solidFill>
              <w14:schemeClr w14:val="tx1"/>
            </w14:solidFill>
          </w14:textFill>
        </w:rPr>
      </w:pPr>
      <w:bookmarkStart w:id="120" w:name="_Toc196147533"/>
      <w:bookmarkStart w:id="121" w:name="_Toc193840683"/>
      <w:r>
        <w:rPr>
          <w:b/>
          <w:bCs/>
          <w:color w:val="000000" w:themeColor="text1"/>
          <w14:textFill>
            <w14:solidFill>
              <w14:schemeClr w14:val="tx1"/>
            </w14:solidFill>
          </w14:textFill>
        </w:rPr>
        <w:t>2</w:t>
      </w:r>
      <w:r>
        <w:rPr>
          <w:rFonts w:hint="eastAsia"/>
          <w:b/>
          <w:bCs/>
          <w:color w:val="000000" w:themeColor="text1"/>
          <w14:textFill>
            <w14:solidFill>
              <w14:schemeClr w14:val="tx1"/>
            </w14:solidFill>
          </w14:textFill>
        </w:rPr>
        <w:t>.无线数据传输选择</w:t>
      </w:r>
      <w:bookmarkEnd w:id="120"/>
      <w:bookmarkEnd w:id="121"/>
    </w:p>
    <w:p w14:paraId="746EED67">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支持与 STM32 单片机串口通信，传输速率达 1Mbps，可实时同步视频流、健康数据等大容量信息。直接适配 Android 手机（无需额外桥接模块），监护人通过 “蓝牙助手” APP 即可查看实时数据，降低使用门槛。   </w:t>
      </w:r>
    </w:p>
    <w:p w14:paraId="253D4DE3">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HC-05是一款常用的蓝牙串口模块，支持2.4GHz频段通信，使用简单、稳定性好、成本低。其可通过串口与STM32单片机直接通信，无需复杂协议栈处理，开发便捷。最关键的是，HC-05可直接与Android手机连接，配合现有蓝牙助手或APP，可实现数据实时查看与历史记录功能。本方案模块功耗低，价格合理，兼容性强，综合性能优异，是本项目实现无线数据传输的理想选择。</w:t>
      </w:r>
    </w:p>
    <w:p w14:paraId="589D8073">
      <w:pPr>
        <w:widowControl w:val="0"/>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448050" cy="2585720"/>
            <wp:effectExtent l="0" t="0" r="0" b="5080"/>
            <wp:docPr id="15364781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8115" name="图片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449836" cy="2587377"/>
                    </a:xfrm>
                    <a:prstGeom prst="rect">
                      <a:avLst/>
                    </a:prstGeom>
                    <a:noFill/>
                    <a:ln>
                      <a:noFill/>
                    </a:ln>
                  </pic:spPr>
                </pic:pic>
              </a:graphicData>
            </a:graphic>
          </wp:inline>
        </w:drawing>
      </w:r>
    </w:p>
    <w:p w14:paraId="07EF9750">
      <w:pPr>
        <w:widowControl w:val="0"/>
        <w:spacing w:line="300" w:lineRule="auto"/>
        <w:ind w:firstLine="315"/>
        <w:jc w:val="center"/>
        <w:rPr>
          <w:color w:val="000000" w:themeColor="text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图2.</w:t>
      </w:r>
      <w:r>
        <w:rPr>
          <w:rFonts w:ascii="宋体" w:hAnsi="宋体" w:cs="宋体"/>
          <w:color w:val="000000" w:themeColor="text1"/>
          <w:szCs w:val="21"/>
          <w14:textFill>
            <w14:solidFill>
              <w14:schemeClr w14:val="tx1"/>
            </w14:solidFill>
          </w14:textFill>
        </w:rPr>
        <w:t>11</w:t>
      </w:r>
      <w:r>
        <w:rPr>
          <w:rFonts w:hint="eastAsia" w:ascii="宋体" w:hAnsi="宋体" w:cs="宋体"/>
          <w:color w:val="000000" w:themeColor="text1"/>
          <w:szCs w:val="21"/>
          <w14:textFill>
            <w14:solidFill>
              <w14:schemeClr w14:val="tx1"/>
            </w14:solidFill>
          </w14:textFill>
        </w:rPr>
        <w:t>蓝牙模块</w:t>
      </w:r>
    </w:p>
    <w:p w14:paraId="6F865F2E">
      <w:pPr>
        <w:widowControl w:val="0"/>
        <w:spacing w:line="300" w:lineRule="auto"/>
        <w:ind w:firstLine="422" w:firstLineChars="200"/>
        <w:jc w:val="both"/>
        <w:rPr>
          <w:b/>
          <w:bCs/>
          <w:color w:val="000000" w:themeColor="text1"/>
          <w14:textFill>
            <w14:solidFill>
              <w14:schemeClr w14:val="tx1"/>
            </w14:solidFill>
          </w14:textFill>
        </w:rPr>
      </w:pPr>
      <w:bookmarkStart w:id="122" w:name="_Toc193840678"/>
      <w:bookmarkStart w:id="123" w:name="_Toc196147527"/>
      <w:r>
        <w:rPr>
          <w:rFonts w:hint="eastAsia"/>
          <w:b/>
          <w:bCs/>
          <w:color w:val="000000" w:themeColor="text1"/>
          <w14:textFill>
            <w14:solidFill>
              <w14:schemeClr w14:val="tx1"/>
            </w14:solidFill>
          </w14:textFill>
        </w:rPr>
        <w:t>3.单片机芯片的选择</w:t>
      </w:r>
      <w:bookmarkEnd w:id="122"/>
      <w:bookmarkEnd w:id="123"/>
    </w:p>
    <w:p w14:paraId="282A8868">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集成多种外设接口（如 ADC、I2C、SPI），可同时连接摄像头、传感器、蓝牙模块等设备，实现多源数据实时采集与同步。支持快速响应机制，例如接收到 “摔倒检测” 信号后，1 秒内触发应急流程（联动小车移动、发送 SOS 通知）。</w:t>
      </w:r>
    </w:p>
    <w:p w14:paraId="6B1D8BF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在多功能人体健康监测系统的设计中，主控芯片的选择是决定系统性能、功耗和功能集成能力的关键环节。芯片不仅影响数据采集和处理的实时性，也关系到系统的功耗、稳定性和后期扩展能力。</w:t>
      </w:r>
    </w:p>
    <w:p w14:paraId="6460B55B">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STM32F103C8T6是ST公司推出的基于ARM Cortex-M3内核的32位单片机，主频高达72MHz，内置64KB Flash与20KB SRAM，支持多种低功耗工作模式，适用于电池供电设备。该芯片集成多种外设接口，如ADC、I2C、SPI、UART和USB，可灵活连接各类传感器和通信模块。同时，其具有较强的数据处理能力和中断响应机制，能够实现多种生理参数的实时采集与分析。开发工具如Keil和STM32CubeIDE生态完善，开发效率高。虽然成本略高于传统8位单片机，但性能、扩展性和开发支持方面均具显著优势。基于性能、开发难度、成本与扩展能力等综合考虑，STM32F103C8T6最终被选为本系统的主控芯片。</w:t>
      </w:r>
    </w:p>
    <w:p w14:paraId="45582CB5">
      <w:pPr>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988435" cy="2879725"/>
            <wp:effectExtent l="0" t="0" r="12065" b="3175"/>
            <wp:docPr id="61"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988619" cy="2880000"/>
                    </a:xfrm>
                    <a:prstGeom prst="rect">
                      <a:avLst/>
                    </a:prstGeom>
                    <a:noFill/>
                  </pic:spPr>
                </pic:pic>
              </a:graphicData>
            </a:graphic>
          </wp:inline>
        </w:drawing>
      </w:r>
    </w:p>
    <w:p w14:paraId="53F9191B">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图2.1</w:t>
      </w:r>
      <w:r>
        <w:rPr>
          <w:rFonts w:ascii="宋体" w:hAnsi="宋体" w:cs="宋体"/>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单片机选择</w:t>
      </w:r>
    </w:p>
    <w:tbl>
      <w:tblPr>
        <w:tblStyle w:val="24"/>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2608"/>
        <w:gridCol w:w="2610"/>
        <w:gridCol w:w="2608"/>
      </w:tblGrid>
      <w:tr w14:paraId="70425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tcBorders>
              <w:top w:val="single" w:color="auto" w:sz="12" w:space="0"/>
              <w:bottom w:val="single" w:color="auto" w:sz="4" w:space="0"/>
            </w:tcBorders>
            <w:vAlign w:val="center"/>
          </w:tcPr>
          <w:p w14:paraId="5B99F2A5">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对比项</w:t>
            </w:r>
          </w:p>
        </w:tc>
        <w:tc>
          <w:tcPr>
            <w:tcW w:w="1411" w:type="pct"/>
            <w:tcBorders>
              <w:top w:val="single" w:color="auto" w:sz="12" w:space="0"/>
              <w:bottom w:val="single" w:color="auto" w:sz="4" w:space="0"/>
            </w:tcBorders>
            <w:vAlign w:val="center"/>
          </w:tcPr>
          <w:p w14:paraId="5EF9E81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STM32F103C8T6</w:t>
            </w:r>
          </w:p>
        </w:tc>
        <w:tc>
          <w:tcPr>
            <w:tcW w:w="1412" w:type="pct"/>
            <w:tcBorders>
              <w:top w:val="single" w:color="auto" w:sz="12" w:space="0"/>
              <w:bottom w:val="single" w:color="auto" w:sz="4" w:space="0"/>
            </w:tcBorders>
            <w:vAlign w:val="center"/>
          </w:tcPr>
          <w:p w14:paraId="458E8AF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STC89C52</w:t>
            </w:r>
          </w:p>
        </w:tc>
        <w:tc>
          <w:tcPr>
            <w:tcW w:w="1411" w:type="pct"/>
            <w:tcBorders>
              <w:top w:val="single" w:color="auto" w:sz="12" w:space="0"/>
              <w:bottom w:val="single" w:color="auto" w:sz="4" w:space="0"/>
            </w:tcBorders>
            <w:vAlign w:val="center"/>
          </w:tcPr>
          <w:p w14:paraId="23930EF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CPLD</w:t>
            </w:r>
          </w:p>
        </w:tc>
      </w:tr>
      <w:tr w14:paraId="3958F5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tcBorders>
              <w:top w:val="single" w:color="auto" w:sz="4" w:space="0"/>
            </w:tcBorders>
            <w:vAlign w:val="center"/>
          </w:tcPr>
          <w:p w14:paraId="11E2FF1E">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架构</w:t>
            </w:r>
          </w:p>
        </w:tc>
        <w:tc>
          <w:tcPr>
            <w:tcW w:w="1411" w:type="pct"/>
            <w:tcBorders>
              <w:top w:val="single" w:color="auto" w:sz="4" w:space="0"/>
            </w:tcBorders>
            <w:vAlign w:val="center"/>
          </w:tcPr>
          <w:p w14:paraId="67435C8A">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ARM Cortex-M内核</w:t>
            </w:r>
          </w:p>
        </w:tc>
        <w:tc>
          <w:tcPr>
            <w:tcW w:w="1412" w:type="pct"/>
            <w:tcBorders>
              <w:top w:val="single" w:color="auto" w:sz="4" w:space="0"/>
            </w:tcBorders>
            <w:vAlign w:val="center"/>
          </w:tcPr>
          <w:p w14:paraId="306A93B0">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8051内核</w:t>
            </w:r>
          </w:p>
        </w:tc>
        <w:tc>
          <w:tcPr>
            <w:tcW w:w="1411" w:type="pct"/>
            <w:tcBorders>
              <w:top w:val="single" w:color="auto" w:sz="4" w:space="0"/>
            </w:tcBorders>
            <w:vAlign w:val="center"/>
          </w:tcPr>
          <w:p w14:paraId="08D582FF">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可编程逻辑器件</w:t>
            </w:r>
          </w:p>
        </w:tc>
      </w:tr>
      <w:tr w14:paraId="7C683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68962DBE">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时钟速度</w:t>
            </w:r>
          </w:p>
        </w:tc>
        <w:tc>
          <w:tcPr>
            <w:tcW w:w="1411" w:type="pct"/>
            <w:vAlign w:val="center"/>
          </w:tcPr>
          <w:p w14:paraId="1411C353">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高达72MHz</w:t>
            </w:r>
          </w:p>
        </w:tc>
        <w:tc>
          <w:tcPr>
            <w:tcW w:w="1412" w:type="pct"/>
            <w:vAlign w:val="center"/>
          </w:tcPr>
          <w:p w14:paraId="44A06F3B">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最高12MHz</w:t>
            </w:r>
          </w:p>
        </w:tc>
        <w:tc>
          <w:tcPr>
            <w:tcW w:w="1411" w:type="pct"/>
            <w:vAlign w:val="center"/>
          </w:tcPr>
          <w:p w14:paraId="70E4042F">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通常为50MHz以上</w:t>
            </w:r>
          </w:p>
        </w:tc>
      </w:tr>
      <w:tr w14:paraId="441BB0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6943036B">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闪存容量</w:t>
            </w:r>
          </w:p>
        </w:tc>
        <w:tc>
          <w:tcPr>
            <w:tcW w:w="1411" w:type="pct"/>
            <w:vAlign w:val="center"/>
          </w:tcPr>
          <w:p w14:paraId="54B8BE90">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64KB</w:t>
            </w:r>
          </w:p>
        </w:tc>
        <w:tc>
          <w:tcPr>
            <w:tcW w:w="1412" w:type="pct"/>
            <w:vAlign w:val="center"/>
          </w:tcPr>
          <w:p w14:paraId="3565A780">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8KB</w:t>
            </w:r>
          </w:p>
        </w:tc>
        <w:tc>
          <w:tcPr>
            <w:tcW w:w="1411" w:type="pct"/>
            <w:vAlign w:val="center"/>
          </w:tcPr>
          <w:p w14:paraId="1B85608C">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无内置闪存</w:t>
            </w:r>
          </w:p>
        </w:tc>
      </w:tr>
      <w:tr w14:paraId="274A82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5FC5EEF1">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RAM 容量</w:t>
            </w:r>
          </w:p>
        </w:tc>
        <w:tc>
          <w:tcPr>
            <w:tcW w:w="1411" w:type="pct"/>
            <w:vAlign w:val="center"/>
          </w:tcPr>
          <w:p w14:paraId="74CE6B9A">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20KB</w:t>
            </w:r>
          </w:p>
        </w:tc>
        <w:tc>
          <w:tcPr>
            <w:tcW w:w="1412" w:type="pct"/>
            <w:vAlign w:val="center"/>
          </w:tcPr>
          <w:p w14:paraId="50CA5D45">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256字节</w:t>
            </w:r>
          </w:p>
        </w:tc>
        <w:tc>
          <w:tcPr>
            <w:tcW w:w="1411" w:type="pct"/>
            <w:vAlign w:val="center"/>
          </w:tcPr>
          <w:p w14:paraId="26833295">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无内置RAM</w:t>
            </w:r>
          </w:p>
        </w:tc>
      </w:tr>
      <w:tr w14:paraId="3D34D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2EE35404">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功耗</w:t>
            </w:r>
          </w:p>
        </w:tc>
        <w:tc>
          <w:tcPr>
            <w:tcW w:w="1411" w:type="pct"/>
            <w:vAlign w:val="center"/>
          </w:tcPr>
          <w:p w14:paraId="1F18F5B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支持低功耗模式</w:t>
            </w:r>
          </w:p>
        </w:tc>
        <w:tc>
          <w:tcPr>
            <w:tcW w:w="1412" w:type="pct"/>
            <w:vAlign w:val="center"/>
          </w:tcPr>
          <w:p w14:paraId="44A2745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功耗较低</w:t>
            </w:r>
          </w:p>
        </w:tc>
        <w:tc>
          <w:tcPr>
            <w:tcW w:w="1411" w:type="pct"/>
            <w:vAlign w:val="center"/>
          </w:tcPr>
          <w:p w14:paraId="5DA87197">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相对较高</w:t>
            </w:r>
          </w:p>
        </w:tc>
      </w:tr>
      <w:tr w14:paraId="0E2BF3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7DB5EC33">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外设支持</w:t>
            </w:r>
          </w:p>
        </w:tc>
        <w:tc>
          <w:tcPr>
            <w:tcW w:w="1411" w:type="pct"/>
            <w:vAlign w:val="center"/>
          </w:tcPr>
          <w:p w14:paraId="394FB20D">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ADC、DAC、USB、I²C、SPI等</w:t>
            </w:r>
          </w:p>
        </w:tc>
        <w:tc>
          <w:tcPr>
            <w:tcW w:w="1412" w:type="pct"/>
            <w:vAlign w:val="center"/>
          </w:tcPr>
          <w:p w14:paraId="2D54E5AF">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基本的I/O口和外设</w:t>
            </w:r>
          </w:p>
        </w:tc>
        <w:tc>
          <w:tcPr>
            <w:tcW w:w="1411" w:type="pct"/>
            <w:vAlign w:val="center"/>
          </w:tcPr>
          <w:p w14:paraId="7D2155E1">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无固定外设，通过编程实现特定功能</w:t>
            </w:r>
          </w:p>
        </w:tc>
      </w:tr>
      <w:tr w14:paraId="333E0B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1C05139A">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开发难度</w:t>
            </w:r>
          </w:p>
        </w:tc>
        <w:tc>
          <w:tcPr>
            <w:tcW w:w="1411" w:type="pct"/>
            <w:vAlign w:val="center"/>
          </w:tcPr>
          <w:p w14:paraId="3576736B">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需要掌握C语言</w:t>
            </w:r>
          </w:p>
        </w:tc>
        <w:tc>
          <w:tcPr>
            <w:tcW w:w="1412" w:type="pct"/>
            <w:vAlign w:val="center"/>
          </w:tcPr>
          <w:p w14:paraId="358E40D3">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简单，适合初学者</w:t>
            </w:r>
          </w:p>
        </w:tc>
        <w:tc>
          <w:tcPr>
            <w:tcW w:w="1411" w:type="pct"/>
            <w:vAlign w:val="center"/>
          </w:tcPr>
          <w:p w14:paraId="00011B4F">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开发复杂，需要使用硬件描述语言</w:t>
            </w:r>
          </w:p>
        </w:tc>
      </w:tr>
      <w:tr w14:paraId="63716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vAlign w:val="center"/>
          </w:tcPr>
          <w:p w14:paraId="3F9DE158">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应用场景</w:t>
            </w:r>
          </w:p>
        </w:tc>
        <w:tc>
          <w:tcPr>
            <w:tcW w:w="1411" w:type="pct"/>
            <w:vAlign w:val="center"/>
          </w:tcPr>
          <w:p w14:paraId="0E4FC255">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复杂的嵌入式系统、物联网设备、工业控制等</w:t>
            </w:r>
          </w:p>
        </w:tc>
        <w:tc>
          <w:tcPr>
            <w:tcW w:w="1412" w:type="pct"/>
            <w:vAlign w:val="center"/>
          </w:tcPr>
          <w:p w14:paraId="6ABF4850">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简单的控制器应用、家用电器等</w:t>
            </w:r>
          </w:p>
        </w:tc>
        <w:tc>
          <w:tcPr>
            <w:tcW w:w="1411" w:type="pct"/>
            <w:vAlign w:val="center"/>
          </w:tcPr>
          <w:p w14:paraId="7E48CDA0">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高速数据处理、复杂逻辑控制、数字信号处理</w:t>
            </w:r>
          </w:p>
        </w:tc>
      </w:tr>
      <w:tr w14:paraId="3A2011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24" w:hRule="atLeast"/>
          <w:tblHeader/>
        </w:trPr>
        <w:tc>
          <w:tcPr>
            <w:tcW w:w="766" w:type="pct"/>
            <w:tcBorders>
              <w:bottom w:val="single" w:color="auto" w:sz="12" w:space="0"/>
            </w:tcBorders>
            <w:vAlign w:val="center"/>
          </w:tcPr>
          <w:p w14:paraId="416BDAA9">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成本</w:t>
            </w:r>
          </w:p>
        </w:tc>
        <w:tc>
          <w:tcPr>
            <w:tcW w:w="1411" w:type="pct"/>
            <w:tcBorders>
              <w:bottom w:val="single" w:color="auto" w:sz="12" w:space="0"/>
            </w:tcBorders>
            <w:vAlign w:val="center"/>
          </w:tcPr>
          <w:p w14:paraId="6414020B">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适中，性价比高</w:t>
            </w:r>
          </w:p>
        </w:tc>
        <w:tc>
          <w:tcPr>
            <w:tcW w:w="1412" w:type="pct"/>
            <w:tcBorders>
              <w:bottom w:val="single" w:color="auto" w:sz="12" w:space="0"/>
            </w:tcBorders>
            <w:vAlign w:val="center"/>
          </w:tcPr>
          <w:p w14:paraId="642B8C6D">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较低</w:t>
            </w:r>
          </w:p>
        </w:tc>
        <w:tc>
          <w:tcPr>
            <w:tcW w:w="1411" w:type="pct"/>
            <w:tcBorders>
              <w:bottom w:val="single" w:color="auto" w:sz="12" w:space="0"/>
            </w:tcBorders>
            <w:vAlign w:val="center"/>
          </w:tcPr>
          <w:p w14:paraId="07F83AB9">
            <w:pPr>
              <w:pStyle w:val="40"/>
              <w:ind w:firstLine="315"/>
              <w:jc w:val="left"/>
              <w:rPr>
                <w:rFonts w:ascii="Times New Roman" w:hAnsi="Times New Roman" w:cs="Times New Roman"/>
                <w:color w:val="000000" w:themeColor="text1"/>
                <w:sz w:val="20"/>
                <w14:textFill>
                  <w14:solidFill>
                    <w14:schemeClr w14:val="tx1"/>
                  </w14:solidFill>
                </w14:textFill>
              </w:rPr>
            </w:pPr>
            <w:r>
              <w:rPr>
                <w:rFonts w:hint="eastAsia" w:ascii="Times New Roman" w:hAnsi="Times New Roman" w:cs="Times New Roman"/>
                <w:color w:val="000000" w:themeColor="text1"/>
                <w:sz w:val="20"/>
                <w14:textFill>
                  <w14:solidFill>
                    <w14:schemeClr w14:val="tx1"/>
                  </w14:solidFill>
                </w14:textFill>
              </w:rPr>
              <w:t>较高</w:t>
            </w:r>
          </w:p>
        </w:tc>
      </w:tr>
    </w:tbl>
    <w:p w14:paraId="7490BB53">
      <w:pPr>
        <w:pStyle w:val="41"/>
        <w:rPr>
          <w:color w:val="000000" w:themeColor="text1"/>
          <w14:textFill>
            <w14:solidFill>
              <w14:schemeClr w14:val="tx1"/>
            </w14:solidFill>
          </w14:textFill>
        </w:rPr>
      </w:pPr>
    </w:p>
    <w:p w14:paraId="130E9585">
      <w:pPr>
        <w:ind w:firstLine="0" w:firstLineChars="0"/>
        <w:outlineLvl w:val="1"/>
        <w:rPr>
          <w:b/>
          <w:bCs/>
          <w:color w:val="000000" w:themeColor="text1"/>
          <w:sz w:val="24"/>
          <w:szCs w:val="32"/>
          <w14:textFill>
            <w14:solidFill>
              <w14:schemeClr w14:val="tx1"/>
            </w14:solidFill>
          </w14:textFill>
        </w:rPr>
      </w:pPr>
      <w:bookmarkStart w:id="124" w:name="_Toc14919"/>
      <w:bookmarkStart w:id="125" w:name="_Toc201650387"/>
      <w:bookmarkStart w:id="126" w:name="_Toc6038"/>
      <w:r>
        <w:rPr>
          <w:rFonts w:hint="eastAsia"/>
          <w:b/>
          <w:bCs/>
          <w:color w:val="000000" w:themeColor="text1"/>
          <w:sz w:val="24"/>
          <w:szCs w:val="32"/>
          <w14:textFill>
            <w14:solidFill>
              <w14:schemeClr w14:val="tx1"/>
            </w14:solidFill>
          </w14:textFill>
        </w:rPr>
        <w:t>2.4产品优势</w:t>
      </w:r>
      <w:bookmarkEnd w:id="124"/>
      <w:bookmarkEnd w:id="125"/>
      <w:bookmarkEnd w:id="126"/>
    </w:p>
    <w:p w14:paraId="04A788B6">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1.全方位健康监护</w:t>
      </w:r>
    </w:p>
    <w:p w14:paraId="50140101">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系统集成可便携设备与智能体检终端，通过采集心率、血氧、血压等多维度生理数据，结合面部表情识别与语音情绪分析技术，构建“生理指标+情感状态”双维度监护体系；通过摄像头巡检与运动传感器联动，实现从基础健康检测到日常活动量监测的全天候覆盖，同步生成个性化健康报告并推送至监护人端与医护端，形成“数据采集-分析评估-关怀干预”的闭环照护。</w:t>
      </w:r>
    </w:p>
    <w:p w14:paraId="0A5EE271">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2.智能应急响应</w:t>
      </w:r>
    </w:p>
    <w:p w14:paraId="1ED66384">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依托广角摄像头与视觉 AI 算法，每秒 30 帧采集画面并通过人体骨骼关键点识别技术实时监测摔倒征兆，结合语音交互与表情识别双重验证危险等级，触发运输装置快速抵达的同时，联动物业、社区等急救资源，构建 “异常识别 - 定位救援 - 多方联动” 的应急响应链条，将意外风险降至最低。</w:t>
      </w:r>
    </w:p>
    <w:p w14:paraId="7F83DA04">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3.个性化服务</w:t>
      </w:r>
    </w:p>
    <w:p w14:paraId="07220B1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通过统一数据平台整合家庭、社区、医疗机构三方资源，健康检测数据、应急响应记录与情感交互日志实时同步至监护人端、医护端及社区管理后台；支持医护团队远程查看健康报告并提供指导，联动社区医院开展上门复检与慢性病管理，形成 “家庭照护 + 社区支持 + 医疗介入” 的协同管理网络。</w:t>
      </w:r>
    </w:p>
    <w:p w14:paraId="5B07EA51">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4.多方协同与数据共享</w:t>
      </w:r>
    </w:p>
    <w:p w14:paraId="2B0BFC0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项目后期计划搭建跨平台数据交互中台，深度整合家庭、社区、医疗机构三方资源，实现实时协同：家庭端可接收健康数据、查看监测记录并发起亲情互动；社区端在检测到紧急情况时，联动应急救援与社区医院；医疗机构端依据健康数据制定慢性病管理方案，提供远程问诊，同时借助智能库存管理实现药品配送闭环。协同过程以区块链技术保障数据安全，通过 API 接口实现系统互通，构建三级联动养老服务体系，提升响应效率与资源利用率。</w:t>
      </w:r>
    </w:p>
    <w:p w14:paraId="2DA515F1">
      <w:pPr>
        <w:widowControl w:val="0"/>
        <w:spacing w:line="300" w:lineRule="auto"/>
        <w:ind w:firstLine="422" w:firstLineChars="200"/>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5.智能家居与健康管理生态</w:t>
      </w:r>
    </w:p>
    <w:p w14:paraId="79F894A3">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系统可对接智能门锁、环境监测设备等智能家居终端，实现老人活动轨迹与居家环境数据的联动分析；整合应急物资智能储存系统（药品、食品、急救工具）与健康管理设备，形成 “安全监测 - 健康管理 - 生活辅助” 的一体化养老生态，通过跨设备数据互通提升照护的便捷性与精准度。</w:t>
      </w:r>
    </w:p>
    <w:p w14:paraId="57F38728">
      <w:pPr>
        <w:pStyle w:val="3"/>
        <w:keepNext w:val="0"/>
        <w:keepLines w:val="0"/>
        <w:widowControl w:val="0"/>
        <w:spacing w:line="300" w:lineRule="auto"/>
        <w:ind w:firstLine="482"/>
        <w:rPr>
          <w:rFonts w:ascii="宋体" w:hAnsi="宋体" w:eastAsia="宋体"/>
          <w:color w:val="000000" w:themeColor="text1"/>
          <w14:textFill>
            <w14:solidFill>
              <w14:schemeClr w14:val="tx1"/>
            </w14:solidFill>
          </w14:textFill>
        </w:rPr>
      </w:pPr>
      <w:bookmarkStart w:id="127" w:name="_Toc201514266"/>
      <w:bookmarkStart w:id="128" w:name="_Toc201650388"/>
      <w:bookmarkStart w:id="129" w:name="_Toc201513939"/>
      <w:bookmarkStart w:id="130" w:name="_Toc31206"/>
      <w:bookmarkStart w:id="131" w:name="_Toc3266"/>
      <w:r>
        <w:rPr>
          <w:rFonts w:hint="eastAsia" w:ascii="宋体" w:hAnsi="宋体" w:eastAsia="宋体"/>
          <w:color w:val="000000" w:themeColor="text1"/>
          <w14:textFill>
            <w14:solidFill>
              <w14:schemeClr w14:val="tx1"/>
            </w14:solidFill>
          </w14:textFill>
        </w:rPr>
        <w:t>2.5产品延伸</w:t>
      </w:r>
      <w:bookmarkEnd w:id="127"/>
      <w:bookmarkEnd w:id="128"/>
      <w:bookmarkEnd w:id="129"/>
      <w:bookmarkEnd w:id="130"/>
      <w:bookmarkEnd w:id="131"/>
    </w:p>
    <w:p w14:paraId="31420FDC">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智慧养老监护系统在核心功能基础上可延伸四大产品矩阵形成生态闭环。健康数据增值服务包含联合医院生成深度健康分析报告、整合基因数据提供精准管理方案、定制慢性病智能药盒与监测仪打通用药指标干预流程。智能家居生态联动接入烟雾报警器等环境安全套件、支持语音控制的适老化家电、铺设压力传感地垫预判跌倒风险并联动夜灯。情感陪伴升级模块包括虚拟复活已故亲人形象的虚拟家庭相册、基于兴趣图谱匹配同好群体的社交平台、联动日历电商的节日惊喜系统。商业拓展解决方案涵盖为物业提供老人状态监控与资源调度的社区管理平台、集成床位护理档案沟通功能的养老机构 SAAS 系统、向保险公司输出数据定制保险产品。技术延伸方向涉及边缘计算升级、融合手势脑电波的多模态交互增强、构建数字孪生体辅助医疗决策。数据价值挖掘包括匿名化健康数据分析反哺产品优化、通过行为数据支撑适老化设计研究，实现从单一监护工具到养老生态平台的转变。</w:t>
      </w:r>
    </w:p>
    <w:p w14:paraId="7212C6B0">
      <w:pPr>
        <w:pStyle w:val="21"/>
        <w:widowControl w:val="0"/>
        <w:shd w:val="clear" w:color="auto" w:fill="FFFFFF"/>
        <w:spacing w:beforeAutospacing="0" w:afterAutospacing="0" w:line="300" w:lineRule="auto"/>
        <w:ind w:firstLine="0" w:firstLineChars="0"/>
        <w:jc w:val="both"/>
        <w:textAlignment w:val="baseline"/>
        <w:rPr>
          <w:rFonts w:ascii="宋体" w:hAnsi="宋体" w:cs="宋体"/>
          <w:color w:val="000000" w:themeColor="text1"/>
          <w:sz w:val="21"/>
          <w:szCs w:val="21"/>
          <w:shd w:val="clear" w:color="auto" w:fill="FFFFFF"/>
          <w14:textFill>
            <w14:solidFill>
              <w14:schemeClr w14:val="tx1"/>
            </w14:solidFill>
          </w14:textFill>
        </w:rPr>
        <w:sectPr>
          <w:headerReference r:id="rId9" w:type="default"/>
          <w:pgSz w:w="11906" w:h="16838"/>
          <w:pgMar w:top="1440" w:right="1440" w:bottom="1440" w:left="1440" w:header="708" w:footer="708" w:gutter="0"/>
          <w:cols w:space="720" w:num="1"/>
          <w:docGrid w:linePitch="360" w:charSpace="0"/>
        </w:sectPr>
      </w:pPr>
    </w:p>
    <w:p w14:paraId="5334F23F">
      <w:pPr>
        <w:pStyle w:val="2"/>
        <w:keepNext w:val="0"/>
        <w:widowControl w:val="0"/>
        <w:spacing w:line="300" w:lineRule="auto"/>
        <w:ind w:firstLine="0" w:firstLineChars="0"/>
        <w:rPr>
          <w:color w:val="000000" w:themeColor="text1"/>
          <w:szCs w:val="30"/>
          <w14:textFill>
            <w14:solidFill>
              <w14:schemeClr w14:val="tx1"/>
            </w14:solidFill>
          </w14:textFill>
        </w:rPr>
      </w:pPr>
      <w:bookmarkStart w:id="132" w:name="_Toc201650389"/>
      <w:bookmarkStart w:id="133" w:name="_Toc24975"/>
      <w:bookmarkStart w:id="134" w:name="_Toc31985"/>
      <w:bookmarkStart w:id="135" w:name="_Toc201513940"/>
      <w:bookmarkStart w:id="136" w:name="_Toc201514267"/>
      <w:bookmarkStart w:id="137" w:name="_Toc201493964"/>
      <w:bookmarkStart w:id="138" w:name="_Toc171"/>
      <w:bookmarkStart w:id="139" w:name="_Hlk104042375"/>
      <w:r>
        <w:rPr>
          <w:rFonts w:hint="eastAsia"/>
          <w:color w:val="000000" w:themeColor="text1"/>
          <w:szCs w:val="30"/>
          <w14:textFill>
            <w14:solidFill>
              <w14:schemeClr w14:val="tx1"/>
            </w14:solidFill>
          </w14:textFill>
        </w:rPr>
        <w:t>第三章</w:t>
      </w:r>
      <w:r>
        <w:rPr>
          <w:color w:val="000000" w:themeColor="text1"/>
          <w:szCs w:val="30"/>
          <w14:textFill>
            <w14:solidFill>
              <w14:schemeClr w14:val="tx1"/>
            </w14:solidFill>
          </w14:textFill>
        </w:rPr>
        <w:t xml:space="preserve"> APP介绍</w:t>
      </w:r>
      <w:bookmarkEnd w:id="132"/>
      <w:bookmarkEnd w:id="133"/>
      <w:bookmarkEnd w:id="134"/>
      <w:bookmarkEnd w:id="135"/>
      <w:bookmarkEnd w:id="136"/>
      <w:bookmarkEnd w:id="137"/>
      <w:bookmarkEnd w:id="138"/>
    </w:p>
    <w:bookmarkEnd w:id="139"/>
    <w:p w14:paraId="65FC4F62">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140" w:name="_Toc26548"/>
      <w:bookmarkStart w:id="141" w:name="_Toc201650390"/>
      <w:bookmarkStart w:id="142" w:name="_Toc201493965"/>
      <w:bookmarkStart w:id="143" w:name="_Toc201514268"/>
      <w:bookmarkStart w:id="144" w:name="_Toc201513941"/>
      <w:bookmarkStart w:id="145" w:name="_Toc16648"/>
      <w:bookmarkStart w:id="146" w:name="_Toc104042291"/>
      <w:bookmarkStart w:id="147" w:name="_Toc19222"/>
      <w:r>
        <w:rPr>
          <w:rFonts w:hint="eastAsia" w:ascii="宋体" w:hAnsi="宋体" w:eastAsia="宋体"/>
          <w:color w:val="000000" w:themeColor="text1"/>
          <w:sz w:val="24"/>
          <w:szCs w:val="24"/>
          <w14:textFill>
            <w14:solidFill>
              <w14:schemeClr w14:val="tx1"/>
            </w14:solidFill>
          </w14:textFill>
        </w:rPr>
        <w:t>3.1 APP功能简述</w:t>
      </w:r>
      <w:bookmarkEnd w:id="140"/>
      <w:bookmarkEnd w:id="141"/>
      <w:bookmarkEnd w:id="142"/>
      <w:bookmarkEnd w:id="143"/>
      <w:bookmarkEnd w:id="144"/>
      <w:bookmarkEnd w:id="145"/>
      <w:bookmarkEnd w:id="146"/>
      <w:bookmarkEnd w:id="147"/>
    </w:p>
    <w:p w14:paraId="64BA568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为了更好地服务陪伴老年人，项目团队同步研发了伴生APP来辅助系统的使用，主要包括以下功能：</w:t>
      </w:r>
    </w:p>
    <w:p w14:paraId="49477CA2">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（1）查看每日老人身体基本情况；</w:t>
      </w:r>
    </w:p>
    <w:p w14:paraId="4FE3471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（2）记录每日活动步数；</w:t>
      </w:r>
    </w:p>
    <w:p w14:paraId="7D2BFC26">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（3）交互信息；</w:t>
      </w:r>
    </w:p>
    <w:p w14:paraId="5040A92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（4）查看当前情况。</w:t>
      </w:r>
    </w:p>
    <w:p w14:paraId="65F80AA5">
      <w:pPr>
        <w:widowControl w:val="0"/>
        <w:spacing w:line="300" w:lineRule="auto"/>
        <w:ind w:firstLine="36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 w:val="24"/>
          <w14:textFill>
            <w14:solidFill>
              <w14:schemeClr w14:val="tx1"/>
            </w14:solidFill>
          </w14:textFill>
        </w:rPr>
        <w:drawing>
          <wp:inline distT="0" distB="0" distL="114300" distR="114300">
            <wp:extent cx="4014470" cy="2472055"/>
            <wp:effectExtent l="0" t="0" r="11430" b="444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35"/>
                    <a:stretch>
                      <a:fillRect/>
                    </a:stretch>
                  </pic:blipFill>
                  <pic:spPr>
                    <a:xfrm>
                      <a:off x="0" y="0"/>
                      <a:ext cx="4014470" cy="2472055"/>
                    </a:xfrm>
                    <a:prstGeom prst="rect">
                      <a:avLst/>
                    </a:prstGeom>
                    <a:noFill/>
                    <a:ln w="9525">
                      <a:noFill/>
                    </a:ln>
                  </pic:spPr>
                </pic:pic>
              </a:graphicData>
            </a:graphic>
          </wp:inline>
        </w:drawing>
      </w:r>
    </w:p>
    <w:p w14:paraId="0B9EE34B">
      <w:pPr>
        <w:widowControl w:val="0"/>
        <w:spacing w:line="300" w:lineRule="auto"/>
        <w:ind w:firstLine="315"/>
        <w:jc w:val="center"/>
        <w:rPr>
          <w:rFonts w:ascii="宋体" w:hAnsi="宋体" w:cs="宋体"/>
          <w:color w:val="000000" w:themeColor="text1"/>
          <w:szCs w:val="21"/>
          <w14:textFill>
            <w14:solidFill>
              <w14:schemeClr w14:val="tx1"/>
            </w14:solidFill>
          </w14:textFill>
        </w:rPr>
      </w:pPr>
      <w:bookmarkStart w:id="148" w:name="_Toc9266"/>
      <w:r>
        <w:rPr>
          <w:rFonts w:hint="eastAsia" w:ascii="宋体" w:hAnsi="宋体" w:cs="宋体"/>
          <w:color w:val="000000" w:themeColor="text1"/>
          <w:szCs w:val="21"/>
          <w14:textFill>
            <w14:solidFill>
              <w14:schemeClr w14:val="tx1"/>
            </w14:solidFill>
          </w14:textFill>
        </w:rPr>
        <w:t>图3.1</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A</w:t>
      </w:r>
      <w:r>
        <w:rPr>
          <w:rFonts w:ascii="宋体" w:hAnsi="宋体" w:cs="宋体"/>
          <w:color w:val="000000" w:themeColor="text1"/>
          <w:szCs w:val="21"/>
          <w14:textFill>
            <w14:solidFill>
              <w14:schemeClr w14:val="tx1"/>
            </w14:solidFill>
          </w14:textFill>
        </w:rPr>
        <w:t>PP</w:t>
      </w:r>
      <w:r>
        <w:rPr>
          <w:rFonts w:hint="eastAsia" w:ascii="宋体" w:hAnsi="宋体" w:cs="宋体"/>
          <w:color w:val="000000" w:themeColor="text1"/>
          <w:szCs w:val="21"/>
          <w14:textFill>
            <w14:solidFill>
              <w14:schemeClr w14:val="tx1"/>
            </w14:solidFill>
          </w14:textFill>
        </w:rPr>
        <w:t>主界面</w:t>
      </w:r>
    </w:p>
    <w:p w14:paraId="468CA748">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149" w:name="_Toc201493966"/>
      <w:bookmarkStart w:id="150" w:name="_Toc201650391"/>
      <w:bookmarkStart w:id="151" w:name="_Toc104042292"/>
      <w:bookmarkStart w:id="152" w:name="_Toc5195"/>
      <w:bookmarkStart w:id="153" w:name="_Toc201514269"/>
      <w:bookmarkStart w:id="154" w:name="_Toc201513942"/>
      <w:bookmarkStart w:id="155" w:name="_Toc22542"/>
      <w:r>
        <w:rPr>
          <w:rFonts w:hint="eastAsia" w:ascii="宋体" w:hAnsi="宋体" w:eastAsia="宋体"/>
          <w:color w:val="000000" w:themeColor="text1"/>
          <w:sz w:val="24"/>
          <w:szCs w:val="24"/>
          <w14:textFill>
            <w14:solidFill>
              <w14:schemeClr w14:val="tx1"/>
            </w14:solidFill>
          </w14:textFill>
        </w:rPr>
        <w:t>3.2 APP功能详述</w:t>
      </w:r>
      <w:bookmarkEnd w:id="148"/>
      <w:bookmarkEnd w:id="149"/>
      <w:bookmarkEnd w:id="150"/>
      <w:bookmarkEnd w:id="151"/>
      <w:bookmarkEnd w:id="152"/>
      <w:bookmarkEnd w:id="153"/>
      <w:bookmarkEnd w:id="154"/>
      <w:bookmarkEnd w:id="155"/>
      <w:bookmarkStart w:id="156" w:name="_Toc5805"/>
      <w:bookmarkStart w:id="157" w:name="_Toc104042293"/>
      <w:bookmarkStart w:id="158" w:name="_Toc3160"/>
    </w:p>
    <w:p w14:paraId="158E321D">
      <w:pPr>
        <w:ind w:firstLine="0" w:firstLineChars="0"/>
        <w:outlineLvl w:val="3"/>
        <w:rPr>
          <w:b/>
          <w:bCs/>
          <w:color w:val="000000" w:themeColor="text1"/>
          <w14:textFill>
            <w14:solidFill>
              <w14:schemeClr w14:val="tx1"/>
            </w14:solidFill>
          </w14:textFill>
        </w:rPr>
      </w:pPr>
      <w:bookmarkStart w:id="159" w:name="_Toc201514270"/>
      <w:bookmarkStart w:id="160" w:name="_Toc201513943"/>
      <w:bookmarkStart w:id="161" w:name="_Toc201493967"/>
      <w:r>
        <w:rPr>
          <w:rFonts w:hint="eastAsia" w:ascii="黑体" w:hAnsi="黑体" w:eastAsia="黑体"/>
          <w:b/>
          <w:bCs/>
          <w:color w:val="000000" w:themeColor="text1"/>
          <w14:textFill>
            <w14:solidFill>
              <w14:schemeClr w14:val="tx1"/>
            </w14:solidFill>
          </w14:textFill>
        </w:rPr>
        <w:t>3</w:t>
      </w:r>
      <w:r>
        <w:rPr>
          <w:rFonts w:ascii="黑体" w:hAnsi="黑体" w:eastAsia="黑体"/>
          <w:b/>
          <w:bCs/>
          <w:color w:val="000000" w:themeColor="text1"/>
          <w14:textFill>
            <w14:solidFill>
              <w14:schemeClr w14:val="tx1"/>
            </w14:solidFill>
          </w14:textFill>
        </w:rPr>
        <w:t>.2.</w:t>
      </w:r>
      <w:r>
        <w:rPr>
          <w:b/>
          <w:bCs/>
          <w:color w:val="000000" w:themeColor="text1"/>
          <w14:textFill>
            <w14:solidFill>
              <w14:schemeClr w14:val="tx1"/>
            </w14:solidFill>
          </w14:textFill>
        </w:rPr>
        <w:t>1</w:t>
      </w:r>
      <w:bookmarkEnd w:id="156"/>
      <w:bookmarkEnd w:id="157"/>
      <w:bookmarkEnd w:id="158"/>
      <w:r>
        <w:rPr>
          <w:rFonts w:hint="eastAsia"/>
          <w:b/>
          <w:bCs/>
          <w:color w:val="000000" w:themeColor="text1"/>
          <w14:textFill>
            <w14:solidFill>
              <w14:schemeClr w14:val="tx1"/>
            </w14:solidFill>
          </w14:textFill>
        </w:rPr>
        <w:t>用户端登录</w:t>
      </w:r>
      <w:bookmarkEnd w:id="159"/>
      <w:bookmarkEnd w:id="160"/>
      <w:bookmarkEnd w:id="161"/>
    </w:p>
    <w:p w14:paraId="1717EFA3">
      <w:pPr>
        <w:widowControl w:val="0"/>
        <w:spacing w:line="300" w:lineRule="auto"/>
        <w:ind w:firstLine="420" w:firstLineChars="200"/>
        <w:jc w:val="both"/>
        <w:rPr>
          <w:rFonts w:ascii="宋体" w:hAnsi="宋体" w:cs="宋体"/>
          <w:color w:val="000000" w:themeColor="text1"/>
          <w:szCs w:val="21"/>
          <w:shd w:val="clear" w:color="auto" w:fill="FFFFFF"/>
          <w14:textFill>
            <w14:solidFill>
              <w14:schemeClr w14:val="tx1"/>
            </w14:solidFill>
          </w14:textFill>
        </w:rPr>
      </w:pPr>
      <w:r>
        <w:rPr>
          <w:rFonts w:hint="eastAsia"/>
          <w:color w:val="000000" w:themeColor="text1"/>
          <w14:textFill>
            <w14:solidFill>
              <w14:schemeClr w14:val="tx1"/>
            </w14:solidFill>
          </w14:textFill>
        </w:rPr>
        <w:t>用户通过账号密码登</w:t>
      </w:r>
      <w:r>
        <w:rPr>
          <w:rFonts w:hint="eastAsia" w:ascii="宋体" w:hAnsi="宋体" w:cs="宋体"/>
          <w:color w:val="000000" w:themeColor="text1"/>
          <w:szCs w:val="21"/>
          <w:shd w:val="clear" w:color="auto" w:fill="FFFFFF"/>
          <w14:textFill>
            <w14:solidFill>
              <w14:schemeClr w14:val="tx1"/>
            </w14:solidFill>
          </w14:textFill>
        </w:rPr>
        <w:t xml:space="preserve">录，可选择 </w:t>
      </w:r>
      <w:r>
        <w:rPr>
          <w:rFonts w:hint="eastAsia"/>
          <w:color w:val="000000" w:themeColor="text1"/>
          <w14:textFill>
            <w14:solidFill>
              <w14:schemeClr w14:val="tx1"/>
            </w14:solidFill>
          </w14:textFill>
        </w:rPr>
        <w:t>“记住密码”</w:t>
      </w:r>
      <w:r>
        <w:rPr>
          <w:rFonts w:hint="eastAsia" w:ascii="宋体" w:hAnsi="宋体" w:cs="宋体"/>
          <w:color w:val="000000" w:themeColor="text1"/>
          <w:szCs w:val="21"/>
          <w:shd w:val="clear" w:color="auto" w:fill="FFFFFF"/>
          <w14:textFill>
            <w14:solidFill>
              <w14:schemeClr w14:val="tx1"/>
            </w14:solidFill>
          </w14:textFill>
        </w:rPr>
        <w:t>，支持通过注册邮箱找回密码。</w:t>
      </w:r>
    </w:p>
    <w:p w14:paraId="1384A138">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drawing>
          <wp:inline distT="0" distB="0" distL="114300" distR="114300">
            <wp:extent cx="1744980" cy="2333625"/>
            <wp:effectExtent l="0" t="0" r="762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6"/>
                    <a:srcRect l="1435"/>
                    <a:stretch>
                      <a:fillRect/>
                    </a:stretch>
                  </pic:blipFill>
                  <pic:spPr>
                    <a:xfrm>
                      <a:off x="0" y="0"/>
                      <a:ext cx="1748689" cy="2338280"/>
                    </a:xfrm>
                    <a:prstGeom prst="rect">
                      <a:avLst/>
                    </a:prstGeom>
                    <a:noFill/>
                    <a:ln>
                      <a:noFill/>
                    </a:ln>
                  </pic:spPr>
                </pic:pic>
              </a:graphicData>
            </a:graphic>
          </wp:inline>
        </w:drawing>
      </w:r>
    </w:p>
    <w:p w14:paraId="4AA150C5">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图3.2</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用户登录界面</w:t>
      </w:r>
    </w:p>
    <w:p w14:paraId="3DB90568">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62" w:name="_Toc201513944"/>
      <w:bookmarkStart w:id="163" w:name="_Toc201514271"/>
      <w:bookmarkStart w:id="164" w:name="_Toc201493968"/>
      <w:r>
        <w:rPr>
          <w:rFonts w:hint="eastAsia" w:ascii="黑体" w:hAnsi="黑体"/>
          <w:color w:val="000000" w:themeColor="text1"/>
          <w:sz w:val="21"/>
          <w:szCs w:val="20"/>
          <w14:textFill>
            <w14:solidFill>
              <w14:schemeClr w14:val="tx1"/>
            </w14:solidFill>
          </w14:textFill>
        </w:rPr>
        <w:t>3.2.2设备注册</w:t>
      </w:r>
      <w:bookmarkEnd w:id="162"/>
      <w:bookmarkEnd w:id="163"/>
      <w:bookmarkEnd w:id="164"/>
    </w:p>
    <w:p w14:paraId="36EB612E">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用户填写姓名、邮箱、密码等信息注册账户，需同意服务条款和隐私政策。</w:t>
      </w:r>
    </w:p>
    <w:p w14:paraId="2B453055">
      <w:pPr>
        <w:widowControl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37180" cy="3901440"/>
            <wp:effectExtent l="0" t="0" r="7620" b="1016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7"/>
                    <a:stretch>
                      <a:fillRect/>
                    </a:stretch>
                  </pic:blipFill>
                  <pic:spPr>
                    <a:xfrm>
                      <a:off x="0" y="0"/>
                      <a:ext cx="2837180" cy="3901440"/>
                    </a:xfrm>
                    <a:prstGeom prst="rect">
                      <a:avLst/>
                    </a:prstGeom>
                    <a:noFill/>
                    <a:ln>
                      <a:noFill/>
                    </a:ln>
                  </pic:spPr>
                </pic:pic>
              </a:graphicData>
            </a:graphic>
          </wp:inline>
        </w:drawing>
      </w:r>
    </w:p>
    <w:p w14:paraId="0D11CE97">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图3.3</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账号注册界面</w:t>
      </w:r>
    </w:p>
    <w:p w14:paraId="7C390B43">
      <w:pPr>
        <w:widowControl w:val="0"/>
        <w:ind w:firstLine="0" w:firstLineChars="0"/>
        <w:rPr>
          <w:color w:val="000000" w:themeColor="text1"/>
          <w14:textFill>
            <w14:solidFill>
              <w14:schemeClr w14:val="tx1"/>
            </w14:solidFill>
          </w14:textFill>
        </w:rPr>
      </w:pPr>
    </w:p>
    <w:p w14:paraId="726ED72E">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65" w:name="_Toc201513945"/>
      <w:bookmarkStart w:id="166" w:name="_Toc201493969"/>
      <w:bookmarkStart w:id="167" w:name="_Toc201514272"/>
      <w:r>
        <w:rPr>
          <w:rFonts w:hint="eastAsia" w:ascii="黑体" w:hAnsi="黑体"/>
          <w:color w:val="000000" w:themeColor="text1"/>
          <w:sz w:val="21"/>
          <w:szCs w:val="20"/>
          <w14:textFill>
            <w14:solidFill>
              <w14:schemeClr w14:val="tx1"/>
            </w14:solidFill>
          </w14:textFill>
        </w:rPr>
        <w:t>3.2.</w:t>
      </w:r>
      <w:r>
        <w:rPr>
          <w:rFonts w:ascii="黑体" w:hAnsi="黑体"/>
          <w:color w:val="000000" w:themeColor="text1"/>
          <w:sz w:val="21"/>
          <w:szCs w:val="20"/>
          <w14:textFill>
            <w14:solidFill>
              <w14:schemeClr w14:val="tx1"/>
            </w14:solidFill>
          </w14:textFill>
        </w:rPr>
        <w:t>3</w:t>
      </w:r>
      <w:r>
        <w:rPr>
          <w:rFonts w:hint="eastAsia" w:ascii="黑体" w:hAnsi="黑体"/>
          <w:color w:val="000000" w:themeColor="text1"/>
          <w:sz w:val="21"/>
          <w:szCs w:val="20"/>
          <w14:textFill>
            <w14:solidFill>
              <w14:schemeClr w14:val="tx1"/>
            </w14:solidFill>
          </w14:textFill>
        </w:rPr>
        <w:t>密码找回</w:t>
      </w:r>
      <w:bookmarkEnd w:id="165"/>
      <w:bookmarkEnd w:id="166"/>
      <w:bookmarkEnd w:id="167"/>
    </w:p>
    <w:p w14:paraId="7EDF0636">
      <w:pPr>
        <w:widowControl w:val="0"/>
        <w:spacing w:line="300" w:lineRule="auto"/>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974340" cy="2862580"/>
            <wp:effectExtent l="0" t="0" r="10160" b="762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38"/>
                    <a:stretch>
                      <a:fillRect/>
                    </a:stretch>
                  </pic:blipFill>
                  <pic:spPr>
                    <a:xfrm>
                      <a:off x="0" y="0"/>
                      <a:ext cx="2974340" cy="2862580"/>
                    </a:xfrm>
                    <a:prstGeom prst="rect">
                      <a:avLst/>
                    </a:prstGeom>
                    <a:noFill/>
                    <a:ln>
                      <a:noFill/>
                    </a:ln>
                  </pic:spPr>
                </pic:pic>
              </a:graphicData>
            </a:graphic>
          </wp:inline>
        </w:drawing>
      </w:r>
    </w:p>
    <w:p w14:paraId="386CA5AB">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图3.4</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密码找回界面</w:t>
      </w:r>
    </w:p>
    <w:p w14:paraId="5F8E91C8">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68" w:name="_Toc30192"/>
      <w:bookmarkStart w:id="169" w:name="_Toc32545"/>
      <w:bookmarkStart w:id="170" w:name="_Toc104042294"/>
      <w:bookmarkStart w:id="171" w:name="_Toc201513946"/>
      <w:bookmarkStart w:id="172" w:name="_Toc201514273"/>
      <w:bookmarkStart w:id="173" w:name="_Toc201493970"/>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.2.</w:t>
      </w:r>
      <w:bookmarkEnd w:id="168"/>
      <w:bookmarkEnd w:id="169"/>
      <w:bookmarkEnd w:id="170"/>
      <w:r>
        <w:rPr>
          <w:rFonts w:ascii="黑体" w:hAnsi="黑体"/>
          <w:color w:val="000000" w:themeColor="text1"/>
          <w:sz w:val="21"/>
          <w:szCs w:val="20"/>
          <w14:textFill>
            <w14:solidFill>
              <w14:schemeClr w14:val="tx1"/>
            </w14:solidFill>
          </w14:textFill>
        </w:rPr>
        <w:t>4</w:t>
      </w:r>
      <w:r>
        <w:rPr>
          <w:rFonts w:hint="eastAsia" w:ascii="黑体" w:hAnsi="黑体"/>
          <w:color w:val="000000" w:themeColor="text1"/>
          <w:sz w:val="21"/>
          <w:szCs w:val="20"/>
          <w14:textFill>
            <w14:solidFill>
              <w14:schemeClr w14:val="tx1"/>
            </w14:solidFill>
          </w14:textFill>
        </w:rPr>
        <w:t>身体健康检测</w:t>
      </w:r>
      <w:bookmarkEnd w:id="171"/>
      <w:bookmarkEnd w:id="172"/>
      <w:bookmarkEnd w:id="173"/>
    </w:p>
    <w:p w14:paraId="54D856EF">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显示心率、血氧等实时检测结果，提供健康建议，记录历史数据便于趋势分析。</w:t>
      </w:r>
    </w:p>
    <w:p w14:paraId="35E48349">
      <w:pPr>
        <w:widowControl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14800" cy="30822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9"/>
                    <a:stretch>
                      <a:fillRect/>
                    </a:stretch>
                  </pic:blipFill>
                  <pic:spPr>
                    <a:xfrm>
                      <a:off x="0" y="0"/>
                      <a:ext cx="4124706" cy="3090051"/>
                    </a:xfrm>
                    <a:prstGeom prst="rect">
                      <a:avLst/>
                    </a:prstGeom>
                    <a:noFill/>
                    <a:ln>
                      <a:noFill/>
                    </a:ln>
                  </pic:spPr>
                </pic:pic>
              </a:graphicData>
            </a:graphic>
          </wp:inline>
        </w:drawing>
      </w:r>
    </w:p>
    <w:p w14:paraId="7C8B58CE">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图3.5</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身体健康检测界面</w:t>
      </w:r>
    </w:p>
    <w:p w14:paraId="2216D852">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74" w:name="_Toc13935"/>
      <w:bookmarkStart w:id="175" w:name="_Toc8762"/>
      <w:bookmarkStart w:id="176" w:name="_Toc104042295"/>
      <w:bookmarkStart w:id="177" w:name="_Toc201493971"/>
      <w:bookmarkStart w:id="178" w:name="_Toc201514274"/>
      <w:bookmarkStart w:id="179" w:name="_Toc201513947"/>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.2.</w:t>
      </w:r>
      <w:bookmarkEnd w:id="174"/>
      <w:bookmarkEnd w:id="175"/>
      <w:bookmarkEnd w:id="176"/>
      <w:r>
        <w:rPr>
          <w:rFonts w:ascii="黑体" w:hAnsi="黑体"/>
          <w:color w:val="000000" w:themeColor="text1"/>
          <w:sz w:val="21"/>
          <w:szCs w:val="20"/>
          <w14:textFill>
            <w14:solidFill>
              <w14:schemeClr w14:val="tx1"/>
            </w14:solidFill>
          </w14:textFill>
        </w:rPr>
        <w:t>5</w:t>
      </w:r>
      <w:r>
        <w:rPr>
          <w:rFonts w:hint="eastAsia" w:ascii="黑体" w:hAnsi="黑体"/>
          <w:color w:val="000000" w:themeColor="text1"/>
          <w:sz w:val="21"/>
          <w:szCs w:val="20"/>
          <w14:textFill>
            <w14:solidFill>
              <w14:schemeClr w14:val="tx1"/>
            </w14:solidFill>
          </w14:textFill>
        </w:rPr>
        <w:t>每日步数</w:t>
      </w:r>
      <w:bookmarkEnd w:id="177"/>
      <w:bookmarkEnd w:id="178"/>
      <w:bookmarkEnd w:id="179"/>
    </w:p>
    <w:p w14:paraId="3EFD68D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统计当日步数、卡路里消耗、运动时长及公里数，展示本周步数趋势图表。</w:t>
      </w:r>
    </w:p>
    <w:p w14:paraId="5CEB8E82">
      <w:pPr>
        <w:widowControl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10025" cy="3674745"/>
            <wp:effectExtent l="0" t="0" r="0" b="190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0"/>
                    <a:stretch>
                      <a:fillRect/>
                    </a:stretch>
                  </pic:blipFill>
                  <pic:spPr>
                    <a:xfrm>
                      <a:off x="0" y="0"/>
                      <a:ext cx="4022054" cy="3686318"/>
                    </a:xfrm>
                    <a:prstGeom prst="rect">
                      <a:avLst/>
                    </a:prstGeom>
                    <a:noFill/>
                    <a:ln>
                      <a:noFill/>
                    </a:ln>
                  </pic:spPr>
                </pic:pic>
              </a:graphicData>
            </a:graphic>
          </wp:inline>
        </w:drawing>
      </w:r>
    </w:p>
    <w:p w14:paraId="10D2E515">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图3.6每日步数界面</w:t>
      </w:r>
    </w:p>
    <w:p w14:paraId="37465F0E">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80" w:name="_Toc13463"/>
      <w:bookmarkStart w:id="181" w:name="_Toc104042296"/>
      <w:bookmarkStart w:id="182" w:name="_Toc201493972"/>
      <w:bookmarkStart w:id="183" w:name="_Toc201514275"/>
      <w:bookmarkStart w:id="184" w:name="_Toc201513948"/>
      <w:r>
        <w:rPr>
          <w:rFonts w:hint="eastAsia" w:ascii="黑体" w:hAnsi="黑体"/>
          <w:color w:val="000000" w:themeColor="text1"/>
          <w:sz w:val="21"/>
          <w:szCs w:val="20"/>
          <w14:textFill>
            <w14:solidFill>
              <w14:schemeClr w14:val="tx1"/>
            </w14:solidFill>
          </w14:textFill>
        </w:rPr>
        <w:t>3.</w:t>
      </w:r>
      <w:bookmarkEnd w:id="180"/>
      <w:bookmarkEnd w:id="181"/>
      <w:bookmarkStart w:id="185" w:name="_Toc129"/>
      <w:bookmarkStart w:id="186" w:name="_Toc420238120"/>
      <w:bookmarkStart w:id="187" w:name="_Toc423702425"/>
      <w:bookmarkStart w:id="188" w:name="_Toc419657259"/>
      <w:r>
        <w:rPr>
          <w:rFonts w:hint="eastAsia" w:ascii="黑体" w:hAnsi="黑体"/>
          <w:color w:val="000000" w:themeColor="text1"/>
          <w:sz w:val="21"/>
          <w:szCs w:val="20"/>
          <w14:textFill>
            <w14:solidFill>
              <w14:schemeClr w14:val="tx1"/>
            </w14:solidFill>
          </w14:textFill>
        </w:rPr>
        <w:t>2.</w:t>
      </w:r>
      <w:r>
        <w:rPr>
          <w:rFonts w:ascii="黑体" w:hAnsi="黑体"/>
          <w:color w:val="000000" w:themeColor="text1"/>
          <w:sz w:val="21"/>
          <w:szCs w:val="20"/>
          <w14:textFill>
            <w14:solidFill>
              <w14:schemeClr w14:val="tx1"/>
            </w14:solidFill>
          </w14:textFill>
        </w:rPr>
        <w:t>6</w:t>
      </w:r>
      <w:r>
        <w:rPr>
          <w:rFonts w:hint="eastAsia" w:ascii="黑体" w:hAnsi="黑体"/>
          <w:color w:val="000000" w:themeColor="text1"/>
          <w:sz w:val="21"/>
          <w:szCs w:val="20"/>
          <w14:textFill>
            <w14:solidFill>
              <w14:schemeClr w14:val="tx1"/>
            </w14:solidFill>
          </w14:textFill>
        </w:rPr>
        <w:t>今日信息</w:t>
      </w:r>
      <w:bookmarkEnd w:id="182"/>
      <w:bookmarkEnd w:id="183"/>
      <w:bookmarkEnd w:id="184"/>
    </w:p>
    <w:p w14:paraId="5E5827CA">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分析睡眠质量（入睡时间、总时长、深浅睡眠占比等），标记心率异常等特殊情况。</w:t>
      </w:r>
    </w:p>
    <w:p w14:paraId="028C83A1">
      <w:pPr>
        <w:widowControl w:val="0"/>
        <w:spacing w:line="300" w:lineRule="auto"/>
        <w:ind w:firstLine="0" w:firstLineChars="0"/>
        <w:jc w:val="center"/>
        <w:rPr>
          <w:rFonts w:ascii="宋体" w:hAnsi="宋体" w:cs="宋体"/>
          <w:b/>
          <w:bCs/>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114300" distR="114300">
            <wp:extent cx="4683125" cy="3124200"/>
            <wp:effectExtent l="0" t="0" r="3175"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41"/>
                    <a:stretch>
                      <a:fillRect/>
                    </a:stretch>
                  </pic:blipFill>
                  <pic:spPr>
                    <a:xfrm>
                      <a:off x="0" y="0"/>
                      <a:ext cx="4688017" cy="3127228"/>
                    </a:xfrm>
                    <a:prstGeom prst="rect">
                      <a:avLst/>
                    </a:prstGeom>
                    <a:noFill/>
                    <a:ln>
                      <a:noFill/>
                    </a:ln>
                  </pic:spPr>
                </pic:pic>
              </a:graphicData>
            </a:graphic>
          </wp:inline>
        </w:drawing>
      </w:r>
    </w:p>
    <w:bookmarkEnd w:id="185"/>
    <w:bookmarkEnd w:id="186"/>
    <w:bookmarkEnd w:id="187"/>
    <w:bookmarkEnd w:id="188"/>
    <w:p w14:paraId="68C78D43">
      <w:pPr>
        <w:widowControl w:val="0"/>
        <w:spacing w:line="300" w:lineRule="auto"/>
        <w:ind w:firstLine="0" w:firstLineChars="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图3.7</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今日信息界面</w:t>
      </w:r>
    </w:p>
    <w:p w14:paraId="4D8908A4">
      <w:pPr>
        <w:widowControl w:val="0"/>
        <w:spacing w:line="300" w:lineRule="auto"/>
        <w:ind w:firstLine="315"/>
        <w:jc w:val="center"/>
        <w:rPr>
          <w:rFonts w:ascii="宋体" w:hAnsi="宋体" w:cs="宋体"/>
          <w:color w:val="000000" w:themeColor="text1"/>
          <w:szCs w:val="21"/>
          <w14:textFill>
            <w14:solidFill>
              <w14:schemeClr w14:val="tx1"/>
            </w14:solidFill>
          </w14:textFill>
        </w:rPr>
      </w:pPr>
    </w:p>
    <w:p w14:paraId="522E022E">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189" w:name="_Toc31153"/>
      <w:bookmarkStart w:id="190" w:name="_Toc104042298"/>
      <w:bookmarkStart w:id="191" w:name="_Toc201493973"/>
      <w:bookmarkStart w:id="192" w:name="_Toc201513949"/>
      <w:bookmarkStart w:id="193" w:name="_Toc201514276"/>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w:t>
      </w:r>
      <w:bookmarkEnd w:id="189"/>
      <w:bookmarkEnd w:id="190"/>
      <w:r>
        <w:rPr>
          <w:rFonts w:hint="eastAsia" w:ascii="黑体" w:hAnsi="黑体"/>
          <w:color w:val="000000" w:themeColor="text1"/>
          <w:sz w:val="21"/>
          <w:szCs w:val="20"/>
          <w14:textFill>
            <w14:solidFill>
              <w14:schemeClr w14:val="tx1"/>
            </w14:solidFill>
          </w14:textFill>
        </w:rPr>
        <w:t>2.</w:t>
      </w:r>
      <w:r>
        <w:rPr>
          <w:rFonts w:ascii="黑体" w:hAnsi="黑体"/>
          <w:color w:val="000000" w:themeColor="text1"/>
          <w:sz w:val="21"/>
          <w:szCs w:val="20"/>
          <w14:textFill>
            <w14:solidFill>
              <w14:schemeClr w14:val="tx1"/>
            </w14:solidFill>
          </w14:textFill>
        </w:rPr>
        <w:t>7</w:t>
      </w:r>
      <w:r>
        <w:rPr>
          <w:rFonts w:hint="eastAsia" w:ascii="黑体" w:hAnsi="黑体"/>
          <w:color w:val="000000" w:themeColor="text1"/>
          <w:sz w:val="21"/>
          <w:szCs w:val="20"/>
          <w14:textFill>
            <w14:solidFill>
              <w14:schemeClr w14:val="tx1"/>
            </w14:solidFill>
          </w14:textFill>
        </w:rPr>
        <w:t>实时监测</w:t>
      </w:r>
      <w:bookmarkEnd w:id="191"/>
      <w:bookmarkEnd w:id="192"/>
      <w:bookmarkEnd w:id="193"/>
    </w:p>
    <w:p w14:paraId="1F6C5B2D">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显示老人当前位置（精度 10 米）、更新时间及实时心率、血氧指标。</w:t>
      </w:r>
    </w:p>
    <w:p w14:paraId="6E049B48">
      <w:pPr>
        <w:widowControl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7295" cy="3543300"/>
            <wp:effectExtent l="0" t="0" r="1905"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2"/>
                    <a:stretch>
                      <a:fillRect/>
                    </a:stretch>
                  </pic:blipFill>
                  <pic:spPr>
                    <a:xfrm>
                      <a:off x="0" y="0"/>
                      <a:ext cx="5032712" cy="3547083"/>
                    </a:xfrm>
                    <a:prstGeom prst="rect">
                      <a:avLst/>
                    </a:prstGeom>
                    <a:noFill/>
                    <a:ln>
                      <a:noFill/>
                    </a:ln>
                  </pic:spPr>
                </pic:pic>
              </a:graphicData>
            </a:graphic>
          </wp:inline>
        </w:drawing>
      </w:r>
    </w:p>
    <w:p w14:paraId="051D6AD0">
      <w:pPr>
        <w:widowControl w:val="0"/>
        <w:spacing w:line="300" w:lineRule="auto"/>
        <w:ind w:firstLine="315"/>
        <w:jc w:val="center"/>
        <w:rPr>
          <w:rFonts w:ascii="宋体" w:hAnsi="宋体" w:cs="宋体"/>
          <w:color w:val="000000" w:themeColor="text1"/>
          <w:szCs w:val="21"/>
          <w14:textFill>
            <w14:solidFill>
              <w14:schemeClr w14:val="tx1"/>
            </w14:solidFill>
          </w14:textFill>
        </w:rPr>
      </w:pPr>
      <w:bookmarkStart w:id="194" w:name="_Toc420238122"/>
      <w:bookmarkStart w:id="195" w:name="_Toc417509063"/>
      <w:bookmarkStart w:id="196" w:name="_Toc417509147"/>
      <w:bookmarkStart w:id="197" w:name="_Toc423702426"/>
      <w:bookmarkStart w:id="198" w:name="_Toc417495777"/>
      <w:bookmarkStart w:id="199" w:name="_Toc418164195"/>
      <w:bookmarkStart w:id="200" w:name="_Toc417508810"/>
      <w:bookmarkStart w:id="201" w:name="_Toc417508983"/>
      <w:bookmarkStart w:id="202" w:name="_Toc419657261"/>
      <w:r>
        <w:rPr>
          <w:rFonts w:hint="eastAsia" w:ascii="宋体" w:hAnsi="宋体" w:cs="宋体"/>
          <w:color w:val="000000" w:themeColor="text1"/>
          <w:szCs w:val="21"/>
          <w14:textFill>
            <w14:solidFill>
              <w14:schemeClr w14:val="tx1"/>
            </w14:solidFill>
          </w14:textFill>
        </w:rPr>
        <w:t>图3.8</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今日信息界面</w:t>
      </w:r>
    </w:p>
    <w:bookmarkEnd w:id="194"/>
    <w:bookmarkEnd w:id="195"/>
    <w:bookmarkEnd w:id="196"/>
    <w:bookmarkEnd w:id="197"/>
    <w:bookmarkEnd w:id="198"/>
    <w:bookmarkEnd w:id="199"/>
    <w:bookmarkEnd w:id="200"/>
    <w:bookmarkEnd w:id="201"/>
    <w:bookmarkEnd w:id="202"/>
    <w:p w14:paraId="226D1D6E">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203" w:name="_Toc4416"/>
      <w:bookmarkStart w:id="204" w:name="_Toc104042299"/>
      <w:bookmarkStart w:id="205" w:name="_Toc201493974"/>
      <w:bookmarkStart w:id="206" w:name="_Toc201514277"/>
      <w:bookmarkStart w:id="207" w:name="_Toc201513950"/>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.2.8</w:t>
      </w:r>
      <w:r>
        <w:rPr>
          <w:rFonts w:hint="eastAsia" w:ascii="黑体" w:hAnsi="黑体"/>
          <w:color w:val="000000" w:themeColor="text1"/>
          <w:sz w:val="21"/>
          <w:szCs w:val="20"/>
          <w14:textFill>
            <w14:solidFill>
              <w14:schemeClr w14:val="tx1"/>
            </w14:solidFill>
          </w14:textFill>
        </w:rPr>
        <w:t>健康</w:t>
      </w:r>
      <w:bookmarkEnd w:id="203"/>
      <w:bookmarkEnd w:id="204"/>
      <w:r>
        <w:rPr>
          <w:rFonts w:hint="eastAsia" w:ascii="黑体" w:hAnsi="黑体"/>
          <w:color w:val="000000" w:themeColor="text1"/>
          <w:sz w:val="21"/>
          <w:szCs w:val="20"/>
          <w14:textFill>
            <w14:solidFill>
              <w14:schemeClr w14:val="tx1"/>
            </w14:solidFill>
          </w14:textFill>
        </w:rPr>
        <w:t>咨询</w:t>
      </w:r>
      <w:bookmarkEnd w:id="205"/>
      <w:bookmarkEnd w:id="206"/>
      <w:bookmarkEnd w:id="207"/>
    </w:p>
    <w:p w14:paraId="4AB269A9">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用户可与心脏科等专业医生在线咨询，查看进行中、已解决或待回复的咨询记录。</w:t>
      </w:r>
    </w:p>
    <w:p w14:paraId="47AB8CE2">
      <w:pPr>
        <w:widowControl w:val="0"/>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4150" cy="3133725"/>
            <wp:effectExtent l="0" t="0" r="6350" b="317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43"/>
                    <a:stretch>
                      <a:fillRect/>
                    </a:stretch>
                  </pic:blipFill>
                  <pic:spPr>
                    <a:xfrm>
                      <a:off x="0" y="0"/>
                      <a:ext cx="5264150" cy="3133725"/>
                    </a:xfrm>
                    <a:prstGeom prst="rect">
                      <a:avLst/>
                    </a:prstGeom>
                    <a:noFill/>
                    <a:ln>
                      <a:noFill/>
                    </a:ln>
                  </pic:spPr>
                </pic:pic>
              </a:graphicData>
            </a:graphic>
          </wp:inline>
        </w:drawing>
      </w:r>
    </w:p>
    <w:p w14:paraId="3E2AF5D5">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图3.9</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健康咨询界面</w:t>
      </w:r>
    </w:p>
    <w:p w14:paraId="7FCB8849">
      <w:pPr>
        <w:widowControl w:val="0"/>
        <w:ind w:firstLine="315"/>
        <w:rPr>
          <w:color w:val="000000" w:themeColor="text1"/>
          <w14:textFill>
            <w14:solidFill>
              <w14:schemeClr w14:val="tx1"/>
            </w14:solidFill>
          </w14:textFill>
        </w:rPr>
      </w:pPr>
    </w:p>
    <w:p w14:paraId="4B14C6EF">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208" w:name="_Toc201513951"/>
      <w:bookmarkStart w:id="209" w:name="_Toc104042300"/>
      <w:bookmarkStart w:id="210" w:name="_Toc201514278"/>
      <w:bookmarkStart w:id="211" w:name="_Toc201493975"/>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.2.9</w:t>
      </w:r>
      <w:r>
        <w:rPr>
          <w:rFonts w:hint="eastAsia" w:ascii="黑体" w:hAnsi="黑体"/>
          <w:color w:val="000000" w:themeColor="text1"/>
          <w:sz w:val="21"/>
          <w:szCs w:val="20"/>
          <w14:textFill>
            <w14:solidFill>
              <w14:schemeClr w14:val="tx1"/>
            </w14:solidFill>
          </w14:textFill>
        </w:rPr>
        <w:t>各种设置及个人中心</w:t>
      </w:r>
      <w:bookmarkEnd w:id="208"/>
      <w:bookmarkEnd w:id="209"/>
      <w:bookmarkEnd w:id="210"/>
      <w:bookmarkEnd w:id="211"/>
    </w:p>
    <w:p w14:paraId="705ECF78">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编辑个人资料（姓名、手机号、健康档案等），管理账户安全、通知设置、隐私权限等。</w:t>
      </w:r>
    </w:p>
    <w:p w14:paraId="636AF3BE">
      <w:pPr>
        <w:widowControl w:val="0"/>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3070225"/>
            <wp:effectExtent l="0" t="0" r="10795" b="317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44"/>
                    <a:stretch>
                      <a:fillRect/>
                    </a:stretch>
                  </pic:blipFill>
                  <pic:spPr>
                    <a:xfrm>
                      <a:off x="0" y="0"/>
                      <a:ext cx="5272405" cy="3070225"/>
                    </a:xfrm>
                    <a:prstGeom prst="rect">
                      <a:avLst/>
                    </a:prstGeom>
                    <a:noFill/>
                    <a:ln>
                      <a:noFill/>
                    </a:ln>
                  </pic:spPr>
                </pic:pic>
              </a:graphicData>
            </a:graphic>
          </wp:inline>
        </w:drawing>
      </w:r>
    </w:p>
    <w:p w14:paraId="3173BA2E">
      <w:pPr>
        <w:widowControl w:val="0"/>
        <w:spacing w:line="300" w:lineRule="auto"/>
        <w:ind w:firstLine="315"/>
        <w:jc w:val="center"/>
        <w:rPr>
          <w:rFonts w:ascii="宋体" w:hAnsi="宋体" w:cs="宋体"/>
          <w:color w:val="000000" w:themeColor="text1"/>
          <w:szCs w:val="21"/>
          <w14:textFill>
            <w14:solidFill>
              <w14:schemeClr w14:val="tx1"/>
            </w14:solidFill>
          </w14:textFill>
        </w:rPr>
      </w:pPr>
      <w:bookmarkStart w:id="212" w:name="_Toc417509066"/>
      <w:bookmarkStart w:id="213" w:name="_Toc418164198"/>
      <w:bookmarkStart w:id="214" w:name="_Toc423702430"/>
      <w:bookmarkStart w:id="215" w:name="_Toc417508813"/>
      <w:bookmarkStart w:id="216" w:name="_Toc417495780"/>
      <w:bookmarkStart w:id="217" w:name="_Toc417509150"/>
      <w:bookmarkStart w:id="218" w:name="_Toc417508986"/>
      <w:bookmarkStart w:id="219" w:name="_Toc419657265"/>
      <w:bookmarkStart w:id="220" w:name="_Toc420238126"/>
      <w:r>
        <w:rPr>
          <w:rFonts w:hint="eastAsia" w:ascii="宋体" w:hAnsi="宋体" w:cs="宋体"/>
          <w:color w:val="000000" w:themeColor="text1"/>
          <w:szCs w:val="21"/>
          <w14:textFill>
            <w14:solidFill>
              <w14:schemeClr w14:val="tx1"/>
            </w14:solidFill>
          </w14:textFill>
        </w:rPr>
        <w:t>图3.10</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个人中心界面</w:t>
      </w:r>
    </w:p>
    <w:p w14:paraId="7F21B33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p>
    <w:p w14:paraId="54AB157C">
      <w:pPr>
        <w:widowControl w:val="0"/>
        <w:spacing w:line="300" w:lineRule="auto"/>
        <w:ind w:firstLine="420" w:firstLineChars="200"/>
        <w:jc w:val="center"/>
        <w:rPr>
          <w:rFonts w:ascii="宋体" w:hAnsi="宋体" w:cs="宋体"/>
          <w:color w:val="000000" w:themeColor="text1"/>
          <w:szCs w:val="21"/>
          <w14:textFill>
            <w14:solidFill>
              <w14:schemeClr w14:val="tx1"/>
            </w14:solidFill>
          </w14:textFill>
        </w:rPr>
      </w:pPr>
    </w:p>
    <w:p w14:paraId="7343509C">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221" w:name="_Toc24221"/>
      <w:bookmarkStart w:id="222" w:name="_Toc201514279"/>
      <w:bookmarkStart w:id="223" w:name="_Toc201493976"/>
      <w:bookmarkStart w:id="224" w:name="_Toc201513952"/>
      <w:r>
        <w:rPr>
          <w:rFonts w:hint="eastAsia" w:ascii="黑体" w:hAnsi="黑体"/>
          <w:color w:val="000000" w:themeColor="text1"/>
          <w:sz w:val="21"/>
          <w:szCs w:val="20"/>
          <w14:textFill>
            <w14:solidFill>
              <w14:schemeClr w14:val="tx1"/>
            </w14:solidFill>
          </w14:textFill>
        </w:rPr>
        <w:t>3.2.</w:t>
      </w:r>
      <w:r>
        <w:rPr>
          <w:rFonts w:ascii="黑体" w:hAnsi="黑体"/>
          <w:color w:val="000000" w:themeColor="text1"/>
          <w:sz w:val="21"/>
          <w:szCs w:val="20"/>
          <w14:textFill>
            <w14:solidFill>
              <w14:schemeClr w14:val="tx1"/>
            </w14:solidFill>
          </w14:textFill>
        </w:rPr>
        <w:t>10</w:t>
      </w:r>
      <w:r>
        <w:rPr>
          <w:rFonts w:hint="eastAsia" w:ascii="黑体" w:hAnsi="黑体"/>
          <w:color w:val="000000" w:themeColor="text1"/>
          <w:sz w:val="21"/>
          <w:szCs w:val="20"/>
          <w14:textFill>
            <w14:solidFill>
              <w14:schemeClr w14:val="tx1"/>
            </w14:solidFill>
          </w14:textFill>
        </w:rPr>
        <w:t xml:space="preserve"> </w:t>
      </w:r>
      <w:bookmarkEnd w:id="212"/>
      <w:bookmarkEnd w:id="213"/>
      <w:bookmarkEnd w:id="214"/>
      <w:bookmarkEnd w:id="215"/>
      <w:bookmarkEnd w:id="216"/>
      <w:bookmarkEnd w:id="217"/>
      <w:bookmarkEnd w:id="218"/>
      <w:bookmarkEnd w:id="219"/>
      <w:bookmarkEnd w:id="220"/>
      <w:bookmarkEnd w:id="221"/>
      <w:r>
        <w:rPr>
          <w:rFonts w:hint="eastAsia" w:ascii="黑体" w:hAnsi="黑体"/>
          <w:color w:val="000000" w:themeColor="text1"/>
          <w:sz w:val="21"/>
          <w:szCs w:val="20"/>
          <w14:textFill>
            <w14:solidFill>
              <w14:schemeClr w14:val="tx1"/>
            </w14:solidFill>
          </w14:textFill>
        </w:rPr>
        <w:t>社区人员联系界面</w:t>
      </w:r>
      <w:bookmarkEnd w:id="222"/>
      <w:bookmarkEnd w:id="223"/>
      <w:bookmarkEnd w:id="224"/>
    </w:p>
    <w:p w14:paraId="79A0CC73">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提供社区</w:t>
      </w:r>
      <w:r>
        <w:rPr>
          <w:rFonts w:hint="eastAsia"/>
          <w:color w:val="000000" w:themeColor="text1"/>
          <w14:textFill>
            <w14:solidFill>
              <w14:schemeClr w14:val="tx1"/>
            </w14:solidFill>
          </w14:textFill>
        </w:rPr>
        <w:t>工作人员、社区医院、</w:t>
      </w:r>
      <w:r>
        <w:rPr>
          <w:color w:val="000000" w:themeColor="text1"/>
          <w14:textFill>
            <w14:solidFill>
              <w14:schemeClr w14:val="tx1"/>
            </w14:solidFill>
          </w14:textFill>
        </w:rPr>
        <w:t>社工等人员的在线状态、联系方式（电话 / 邮箱），支持发消息或拨打电话。</w:t>
      </w:r>
    </w:p>
    <w:p w14:paraId="1C7858BA">
      <w:pPr>
        <w:widowControl w:val="0"/>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4150" cy="3004185"/>
            <wp:effectExtent l="0" t="0" r="6350" b="571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45"/>
                    <a:stretch>
                      <a:fillRect/>
                    </a:stretch>
                  </pic:blipFill>
                  <pic:spPr>
                    <a:xfrm>
                      <a:off x="0" y="0"/>
                      <a:ext cx="5264150" cy="3004185"/>
                    </a:xfrm>
                    <a:prstGeom prst="rect">
                      <a:avLst/>
                    </a:prstGeom>
                    <a:noFill/>
                    <a:ln>
                      <a:noFill/>
                    </a:ln>
                  </pic:spPr>
                </pic:pic>
              </a:graphicData>
            </a:graphic>
          </wp:inline>
        </w:drawing>
      </w:r>
    </w:p>
    <w:p w14:paraId="7F4A8A19">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图3.11</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社区管理人员界面</w:t>
      </w:r>
    </w:p>
    <w:p w14:paraId="17AE97BF">
      <w:pPr>
        <w:widowControl w:val="0"/>
        <w:spacing w:line="300" w:lineRule="auto"/>
        <w:ind w:firstLine="315"/>
        <w:jc w:val="center"/>
        <w:rPr>
          <w:color w:val="000000" w:themeColor="text1"/>
          <w14:textFill>
            <w14:solidFill>
              <w14:schemeClr w14:val="tx1"/>
            </w14:solidFill>
          </w14:textFill>
        </w:rPr>
      </w:pPr>
    </w:p>
    <w:p w14:paraId="2CEFAA56">
      <w:pPr>
        <w:pStyle w:val="5"/>
        <w:keepNext w:val="0"/>
        <w:widowControl w:val="0"/>
        <w:spacing w:line="300" w:lineRule="auto"/>
        <w:ind w:right="210" w:firstLine="0" w:firstLineChars="0"/>
        <w:rPr>
          <w:rFonts w:ascii="黑体" w:hAnsi="黑体"/>
          <w:color w:val="000000" w:themeColor="text1"/>
          <w:sz w:val="21"/>
          <w:szCs w:val="20"/>
          <w14:textFill>
            <w14:solidFill>
              <w14:schemeClr w14:val="tx1"/>
            </w14:solidFill>
          </w14:textFill>
        </w:rPr>
      </w:pPr>
      <w:bookmarkStart w:id="225" w:name="_Toc201493977"/>
      <w:bookmarkStart w:id="226" w:name="_Toc7985"/>
      <w:bookmarkStart w:id="227" w:name="_Toc104042301"/>
      <w:bookmarkStart w:id="228" w:name="_Toc201513953"/>
      <w:bookmarkStart w:id="229" w:name="_Toc201514280"/>
      <w:r>
        <w:rPr>
          <w:rFonts w:hint="eastAsia" w:ascii="黑体" w:hAnsi="黑体"/>
          <w:color w:val="000000" w:themeColor="text1"/>
          <w:sz w:val="21"/>
          <w:szCs w:val="20"/>
          <w14:textFill>
            <w14:solidFill>
              <w14:schemeClr w14:val="tx1"/>
            </w14:solidFill>
          </w14:textFill>
        </w:rPr>
        <w:t>3</w:t>
      </w:r>
      <w:r>
        <w:rPr>
          <w:rFonts w:ascii="黑体" w:hAnsi="黑体"/>
          <w:color w:val="000000" w:themeColor="text1"/>
          <w:sz w:val="21"/>
          <w:szCs w:val="20"/>
          <w14:textFill>
            <w14:solidFill>
              <w14:schemeClr w14:val="tx1"/>
            </w14:solidFill>
          </w14:textFill>
        </w:rPr>
        <w:t>.2.11</w:t>
      </w:r>
      <w:r>
        <w:rPr>
          <w:rFonts w:hint="eastAsia" w:ascii="黑体" w:hAnsi="黑体"/>
          <w:color w:val="000000" w:themeColor="text1"/>
          <w:sz w:val="21"/>
          <w:szCs w:val="20"/>
          <w14:textFill>
            <w14:solidFill>
              <w14:schemeClr w14:val="tx1"/>
            </w14:solidFill>
          </w14:textFill>
        </w:rPr>
        <w:t>紧急联系人</w:t>
      </w:r>
      <w:bookmarkEnd w:id="225"/>
      <w:bookmarkEnd w:id="226"/>
      <w:bookmarkEnd w:id="227"/>
      <w:bookmarkEnd w:id="228"/>
      <w:bookmarkEnd w:id="229"/>
    </w:p>
    <w:p w14:paraId="2A8F4070">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设置紧急联系人（如子女）信息，包含姓名、电话、地址，支持一键拨打电话或发送消息。</w:t>
      </w:r>
    </w:p>
    <w:p w14:paraId="784CF713">
      <w:pPr>
        <w:widowControl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1135" cy="2623185"/>
            <wp:effectExtent l="0" t="0" r="12065" b="571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46"/>
                    <a:stretch>
                      <a:fillRect/>
                    </a:stretch>
                  </pic:blipFill>
                  <pic:spPr>
                    <a:xfrm>
                      <a:off x="0" y="0"/>
                      <a:ext cx="5271135" cy="2623185"/>
                    </a:xfrm>
                    <a:prstGeom prst="rect">
                      <a:avLst/>
                    </a:prstGeom>
                    <a:noFill/>
                    <a:ln>
                      <a:noFill/>
                    </a:ln>
                  </pic:spPr>
                </pic:pic>
              </a:graphicData>
            </a:graphic>
          </wp:inline>
        </w:drawing>
      </w:r>
    </w:p>
    <w:p w14:paraId="645E3E00">
      <w:pPr>
        <w:widowControl w:val="0"/>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图3.12</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紧急联系人界面</w:t>
      </w:r>
    </w:p>
    <w:p w14:paraId="7E8688C6">
      <w:pPr>
        <w:widowControl w:val="0"/>
        <w:ind w:firstLine="0" w:firstLineChars="0"/>
        <w:rPr>
          <w:color w:val="000000" w:themeColor="text1"/>
          <w14:textFill>
            <w14:solidFill>
              <w14:schemeClr w14:val="tx1"/>
            </w14:solidFill>
          </w14:textFill>
        </w:rPr>
      </w:pPr>
    </w:p>
    <w:p w14:paraId="16659A88">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230" w:name="_Toc104042306"/>
      <w:bookmarkStart w:id="231" w:name="_Toc26204"/>
      <w:bookmarkStart w:id="232" w:name="_Toc201513954"/>
      <w:bookmarkStart w:id="233" w:name="_Toc201650392"/>
      <w:bookmarkStart w:id="234" w:name="_Toc201493978"/>
      <w:bookmarkStart w:id="235" w:name="_Toc20438"/>
      <w:bookmarkStart w:id="236" w:name="_Toc201514281"/>
      <w:bookmarkStart w:id="237" w:name="_Toc4206"/>
      <w:r>
        <w:rPr>
          <w:rFonts w:hint="eastAsia" w:ascii="宋体" w:hAnsi="宋体" w:eastAsia="宋体"/>
          <w:color w:val="000000" w:themeColor="text1"/>
          <w:sz w:val="24"/>
          <w:szCs w:val="24"/>
          <w14:textFill>
            <w14:solidFill>
              <w14:schemeClr w14:val="tx1"/>
            </w14:solidFill>
          </w14:textFill>
        </w:rPr>
        <w:t>3.3 APP软件技术</w:t>
      </w:r>
      <w:bookmarkEnd w:id="230"/>
      <w:bookmarkEnd w:id="231"/>
      <w:bookmarkEnd w:id="232"/>
      <w:bookmarkEnd w:id="233"/>
      <w:bookmarkEnd w:id="234"/>
      <w:bookmarkEnd w:id="235"/>
      <w:bookmarkEnd w:id="236"/>
      <w:bookmarkEnd w:id="237"/>
    </w:p>
    <w:p w14:paraId="70CA20EB">
      <w:pPr>
        <w:widowControl w:val="0"/>
        <w:spacing w:line="300" w:lineRule="auto"/>
        <w:ind w:firstLine="420" w:firstLineChars="200"/>
        <w:jc w:val="both"/>
        <w:rPr>
          <w:color w:val="000000" w:themeColor="text1"/>
          <w14:textFill>
            <w14:solidFill>
              <w14:schemeClr w14:val="tx1"/>
            </w14:solidFill>
          </w14:textFill>
        </w:rPr>
      </w:pPr>
      <w:bookmarkStart w:id="238" w:name="_Toc104042307"/>
      <w:r>
        <w:rPr>
          <w:rFonts w:hint="eastAsia"/>
          <w:color w:val="000000" w:themeColor="text1"/>
          <w14:textFill>
            <w14:solidFill>
              <w14:schemeClr w14:val="tx1"/>
            </w14:solidFill>
          </w14:textFill>
        </w:rPr>
        <w:t>该 APP 的开发基于 Windows 10 家庭中文版操作系统，搭载 Intel (R) Core (TM) i5-8300H CPU @ 2.40GHz 处理器，采用 64 位 ×64 架构。开发语言选用 JAVA 与 Android，通过原生开发确保系统性能与兼容性。开发工具链涵盖 Android Studio（负责 APP 前端界面架构设计与功能模块开发）、Arduino（调试定位蓝牙、心率监测及碰撞检测等硬件功能）及 Photoshop（设计功能图标）。数据存储采用 SQL 数据库实现高效查询与安全管理，同时引入 XML 作为数据交换标准格式，支持 SQL 记录与 XML 文档的双向转换，以满足跨系统数据交互需求。该技术组合形成了从硬件数据采集到移动端应用开发、数据持久化及系统间通信的完整技术链路。</w:t>
      </w:r>
    </w:p>
    <w:p w14:paraId="75C35890">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39" w:name="_Toc201493979"/>
      <w:bookmarkStart w:id="240" w:name="_Toc19791"/>
      <w:bookmarkStart w:id="241" w:name="_Toc201514282"/>
      <w:bookmarkStart w:id="242" w:name="_Toc201513955"/>
      <w:bookmarkStart w:id="243" w:name="_Toc7591"/>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w:t>
      </w:r>
      <w:r>
        <w:rPr>
          <w:rFonts w:hint="eastAsia" w:ascii="黑体" w:hAnsi="黑体" w:eastAsia="黑体"/>
          <w:color w:val="000000" w:themeColor="text1"/>
          <w14:textFill>
            <w14:solidFill>
              <w14:schemeClr w14:val="tx1"/>
            </w14:solidFill>
          </w14:textFill>
        </w:rPr>
        <w:t>3.1定位技术</w:t>
      </w:r>
      <w:bookmarkEnd w:id="238"/>
      <w:bookmarkEnd w:id="239"/>
      <w:bookmarkEnd w:id="240"/>
      <w:bookmarkEnd w:id="241"/>
      <w:bookmarkEnd w:id="242"/>
      <w:bookmarkEnd w:id="243"/>
    </w:p>
    <w:p w14:paraId="75F4C70F">
      <w:pPr>
        <w:widowControl w:val="0"/>
        <w:spacing w:line="300" w:lineRule="auto"/>
        <w:ind w:firstLine="420" w:firstLineChars="200"/>
        <w:jc w:val="both"/>
        <w:rPr>
          <w:color w:val="000000" w:themeColor="text1"/>
          <w14:textFill>
            <w14:solidFill>
              <w14:schemeClr w14:val="tx1"/>
            </w14:solidFill>
          </w14:textFill>
        </w:rPr>
      </w:pPr>
      <w:bookmarkStart w:id="244" w:name="_Toc201493980"/>
      <w:bookmarkStart w:id="245" w:name="_Toc104042308"/>
      <w:r>
        <w:rPr>
          <w:rFonts w:hint="eastAsia"/>
          <w:color w:val="000000" w:themeColor="text1"/>
          <w14:textFill>
            <w14:solidFill>
              <w14:schemeClr w14:val="tx1"/>
            </w14:solidFill>
          </w14:textFill>
        </w:rPr>
        <w:t>APP 的定位功能采用 GPS 卫星定位与 LBS 基站定位双技术结合方案，针对老人以居家使用为主的场景进行深度适配。在户外开阔环境下，GPS 卫星定位凭借高精度、高稳定性优势，可精准锁定老人位置；当老人处于室内、遭遇极端天气或身处信号薄弱区域时，系统将自动切换至 LBS 基站定位。虽然 LBS 基站定位存在一定误差，但通过与电子地图平台深度协同，结合家庭围栏智能识别、异常停留预警等功能，家属可快速掌握老人在家中的活动状态。同时，系统还通过 AI 学习老人日常活动轨迹，对定位数据进行动态修正，进一步降低误差影响。两种技术相辅相成，既能确保户外场景下的定位精准性，又能维持复杂环境下定位功能的可用性，为用户提供覆盖更广、可靠性更高的位置追踪服务。</w:t>
      </w:r>
    </w:p>
    <w:p w14:paraId="51EEAA91">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46" w:name="_Toc201514283"/>
      <w:bookmarkStart w:id="247" w:name="_Toc32498"/>
      <w:bookmarkStart w:id="248" w:name="_Toc201513956"/>
      <w:bookmarkStart w:id="249" w:name="_Toc5725"/>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w:t>
      </w:r>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.2</w:t>
      </w:r>
      <w:r>
        <w:rPr>
          <w:rFonts w:hint="eastAsia" w:ascii="黑体" w:hAnsi="黑体" w:eastAsia="黑体"/>
          <w:color w:val="000000" w:themeColor="text1"/>
          <w14:textFill>
            <w14:solidFill>
              <w14:schemeClr w14:val="tx1"/>
            </w14:solidFill>
          </w14:textFill>
        </w:rPr>
        <w:t>基于大数据分析技术</w:t>
      </w:r>
      <w:bookmarkEnd w:id="244"/>
      <w:bookmarkEnd w:id="245"/>
      <w:bookmarkEnd w:id="246"/>
      <w:bookmarkEnd w:id="247"/>
      <w:bookmarkEnd w:id="248"/>
      <w:bookmarkEnd w:id="249"/>
    </w:p>
    <w:p w14:paraId="34936BBA">
      <w:pPr>
        <w:widowControl w:val="0"/>
        <w:spacing w:line="300" w:lineRule="auto"/>
        <w:ind w:firstLine="420" w:firstLineChars="200"/>
        <w:jc w:val="both"/>
        <w:rPr>
          <w:color w:val="000000" w:themeColor="text1"/>
          <w14:textFill>
            <w14:solidFill>
              <w14:schemeClr w14:val="tx1"/>
            </w14:solidFill>
          </w14:textFill>
        </w:rPr>
      </w:pPr>
      <w:bookmarkStart w:id="250" w:name="_Toc104042309"/>
      <w:r>
        <w:rPr>
          <w:color w:val="000000" w:themeColor="text1"/>
          <w14:textFill>
            <w14:solidFill>
              <w14:schemeClr w14:val="tx1"/>
            </w14:solidFill>
          </w14:textFill>
        </w:rPr>
        <w:t>基于大数据技术的老年人疾病预测系统通过整合多维度健康数据，构建动态自学习模型，为早期干预提供支持。系统采用ETL工具从异构数据源（关系型数据库、文本文件等）抽取、清洗和集成数据，存储于MySQL等数据库，并依托云存储和分布式架构实现海量数据管理。在处理层，结合自然语言处理解析非结构化医疗文本，运用回归分析、时间序列等统计方法挖掘疾病与症状、病史、化验结果间的关联模式。模型层集成回归模型、神经网络、Markov链等算法，通过分类、聚类、预测等数据挖掘技术构建个性化疾病风险评估体系。该模型具备自我迭代能力，可随新数据流入持续优化预测准确性。结果以云计算驱动的标签云、关系图等可视化形式呈现，输出包含疾病概率预测的循证医学报告，助力用户制定预防性健康策略。整个流程避免人为偏见，通过数据驱动的客观分析，实现老年疾病的早期精准预警。</w:t>
      </w:r>
    </w:p>
    <w:p w14:paraId="5C53D9B0">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51" w:name="_Toc201513957"/>
      <w:bookmarkStart w:id="252" w:name="_Toc201514284"/>
      <w:bookmarkStart w:id="253" w:name="_Toc201493981"/>
      <w:bookmarkStart w:id="254" w:name="_Toc31942"/>
      <w:bookmarkStart w:id="255" w:name="_Toc16584"/>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w:t>
      </w:r>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.3</w:t>
      </w:r>
      <w:r>
        <w:rPr>
          <w:rFonts w:hint="eastAsia" w:ascii="黑体" w:hAnsi="黑体" w:eastAsia="黑体"/>
          <w:color w:val="000000" w:themeColor="text1"/>
          <w14:textFill>
            <w14:solidFill>
              <w14:schemeClr w14:val="tx1"/>
            </w14:solidFill>
          </w14:textFill>
        </w:rPr>
        <w:t>数据安全技术</w:t>
      </w:r>
      <w:bookmarkEnd w:id="250"/>
      <w:bookmarkEnd w:id="251"/>
      <w:bookmarkEnd w:id="252"/>
      <w:bookmarkEnd w:id="253"/>
      <w:bookmarkEnd w:id="254"/>
      <w:bookmarkEnd w:id="255"/>
    </w:p>
    <w:p w14:paraId="5C4009F0">
      <w:pPr>
        <w:widowControl w:val="0"/>
        <w:spacing w:line="300" w:lineRule="auto"/>
        <w:ind w:firstLine="420" w:firstLineChars="200"/>
        <w:jc w:val="both"/>
        <w:rPr>
          <w:color w:val="000000" w:themeColor="text1"/>
          <w14:textFill>
            <w14:solidFill>
              <w14:schemeClr w14:val="tx1"/>
            </w14:solidFill>
          </w14:textFill>
        </w:rPr>
      </w:pPr>
      <w:bookmarkStart w:id="256" w:name="_Toc104042310"/>
      <w:r>
        <w:rPr>
          <w:color w:val="000000" w:themeColor="text1"/>
          <w14:textFill>
            <w14:solidFill>
              <w14:schemeClr w14:val="tx1"/>
            </w14:solidFill>
          </w14:textFill>
        </w:rPr>
        <w:t>在系统安全防护层面，</w:t>
      </w:r>
      <w:r>
        <w:rPr>
          <w:rFonts w:hint="eastAsia"/>
          <w:color w:val="000000" w:themeColor="text1"/>
          <w14:textFill>
            <w14:solidFill>
              <w14:schemeClr w14:val="tx1"/>
            </w14:solidFill>
          </w14:textFill>
        </w:rPr>
        <w:t>项目团队</w:t>
      </w:r>
      <w:r>
        <w:rPr>
          <w:color w:val="000000" w:themeColor="text1"/>
          <w14:textFill>
            <w14:solidFill>
              <w14:schemeClr w14:val="tx1"/>
            </w14:solidFill>
          </w14:textFill>
        </w:rPr>
        <w:t>构建了多层次防御体系保障用户数据安全。物理防火墙部署于托管机房，通过硬件级防护降低CPU负载，确保网络运行的稳定性与安全性。团队实施每日防火墙状态巡检，定期更新安全策略，防范网络攻击与非授权访问，为内部网络构建可靠屏障。在数据传输环节，针对APP涉及的老人隐私信息，采用SSL 3.0协议对敏感数据（如健康指标、位置信息）进行端到端加密。该协议通过双向认证机制验证客户端（APP）与服务器身份，确保数据仅在授权实体间传输。传输过程中对数据进行高强度加密，防止中间人攻击和数据篡改，同时维护数据完整性与保密性。数据库层面，通过加密存储与访问控制机制，抵御SQL注入等攻击手段，确保用户隐私数据在全生命周期内的安全性。</w:t>
      </w:r>
    </w:p>
    <w:p w14:paraId="47D1587F">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57" w:name="_Toc14468"/>
      <w:bookmarkStart w:id="258" w:name="_Toc201493982"/>
      <w:bookmarkStart w:id="259" w:name="_Toc201514285"/>
      <w:bookmarkStart w:id="260" w:name="_Toc201513958"/>
      <w:bookmarkStart w:id="261" w:name="_Toc25302"/>
      <w:r>
        <w:rPr>
          <w:rFonts w:ascii="黑体" w:hAnsi="黑体" w:eastAsia="黑体"/>
          <w:color w:val="000000" w:themeColor="text1"/>
          <w14:textFill>
            <w14:solidFill>
              <w14:schemeClr w14:val="tx1"/>
            </w14:solidFill>
          </w14:textFill>
        </w:rPr>
        <w:t xml:space="preserve">3.3.4 </w:t>
      </w:r>
      <w:r>
        <w:rPr>
          <w:rFonts w:hint="eastAsia" w:ascii="黑体" w:hAnsi="黑体" w:eastAsia="黑体"/>
          <w:color w:val="000000" w:themeColor="text1"/>
          <w14:textFill>
            <w14:solidFill>
              <w14:schemeClr w14:val="tx1"/>
            </w14:solidFill>
          </w14:textFill>
        </w:rPr>
        <w:t>Tomcatj技术</w:t>
      </w:r>
      <w:bookmarkEnd w:id="256"/>
      <w:bookmarkEnd w:id="257"/>
      <w:bookmarkEnd w:id="258"/>
      <w:bookmarkEnd w:id="259"/>
      <w:bookmarkEnd w:id="260"/>
      <w:bookmarkEnd w:id="261"/>
      <w:bookmarkStart w:id="262" w:name="_Toc104042311"/>
    </w:p>
    <w:p w14:paraId="7AA5EB37">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Tomcat是Apache软件基金会Jakarta项目的核心开源组件，由Apache、Sun等多方共同开发，因Sun的参与能及时适配最新Servlet和JSP规范，如Tomcat 5支持Servlet 2.4与JSP 2.0。它技术先进、性能稳定且免费开源，被中小型系统和低并发场景广泛使用，是Java开发者部署Web应用的常用选择。作为轻量级应用服务器，Tomcat可独立运行，内置HTTP服务器组件（如Coyote模块），能直接处理客户端请求，也可与Apache服务器搭配形成“动静分离”架构：Apache负责高效处理静态HTML、CSS等资源，Tomcat专注于JSP、Servlet等动态内容的解析执行，弥补其静态资源处理效率弱于Apache的不足（约为Apache的60%-70%）。Tomcat为开发者提供热部署功能，支持不重启服务器更新应用，还通过Manager应用提供可视化管理界面，方便上传WAR包、监控状态。其核心围绕Java动态资源构建，作为Servlet/JSP容器，可将JSP编译为Servlet生成动态内容。当前Tomcat最新稳定版本为9.0（文档中8.0已逐步淘汰），新版本增强了对Jakarta EE 9支持，优化HTTP/2处理并强化安全性（如默认启用HTTPS连接器），虽在超大型并发场景需配合其他工具扩展，但在中小规模场景中凭借轻量、易维护等特性仍不可替代。</w:t>
      </w:r>
    </w:p>
    <w:p w14:paraId="015F102D">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63" w:name="_Toc23882"/>
      <w:bookmarkStart w:id="264" w:name="_Toc201513959"/>
      <w:bookmarkStart w:id="265" w:name="_Toc201493983"/>
      <w:bookmarkStart w:id="266" w:name="_Toc201514286"/>
      <w:bookmarkStart w:id="267" w:name="_Toc15343"/>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w:t>
      </w:r>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 xml:space="preserve">.5 </w:t>
      </w:r>
      <w:r>
        <w:rPr>
          <w:rFonts w:hint="eastAsia" w:ascii="黑体" w:hAnsi="黑体" w:eastAsia="黑体"/>
          <w:color w:val="000000" w:themeColor="text1"/>
          <w14:textFill>
            <w14:solidFill>
              <w14:schemeClr w14:val="tx1"/>
            </w14:solidFill>
          </w14:textFill>
        </w:rPr>
        <w:t>Mysql技术</w:t>
      </w:r>
      <w:bookmarkEnd w:id="262"/>
      <w:bookmarkEnd w:id="263"/>
      <w:bookmarkEnd w:id="264"/>
      <w:bookmarkEnd w:id="265"/>
      <w:bookmarkEnd w:id="266"/>
      <w:bookmarkEnd w:id="267"/>
      <w:bookmarkStart w:id="268" w:name="_Toc104042312"/>
    </w:p>
    <w:p w14:paraId="174442E8">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MySQL是由瑞典MySQL AB公司开发、现属于Oracle的关系型数据库管理系统，采用SQL语言实现数据操作，通过分表存储机制提升查询速度与管理灵活性。它提供社区版（开源免费，适合中小型项目）和商业版（含高级功能与技术支持）双授权模式，具有轻量高效、成本低、扩展性强等特点，支持主从复制、集群部署，与PHP、Java等语言深度集成，是LAMP架构核心组件之一，广泛用于Web应用数据存储，如用户信息、业务数据管理，凭借开源生态与高性价比成为数百万网站的选择，虽在超大规模场景需搭配分布式方案，但在中小规模业务中仍是兼顾性能与成本的理想数据库。</w:t>
      </w:r>
    </w:p>
    <w:p w14:paraId="1141100B">
      <w:pPr>
        <w:pStyle w:val="4"/>
        <w:keepNext w:val="0"/>
        <w:widowControl w:val="0"/>
        <w:spacing w:line="300" w:lineRule="auto"/>
        <w:ind w:left="0" w:leftChars="0" w:right="210"/>
        <w:rPr>
          <w:rFonts w:ascii="黑体" w:hAnsi="黑体" w:eastAsia="黑体"/>
          <w:color w:val="000000" w:themeColor="text1"/>
          <w14:textFill>
            <w14:solidFill>
              <w14:schemeClr w14:val="tx1"/>
            </w14:solidFill>
          </w14:textFill>
        </w:rPr>
      </w:pPr>
      <w:bookmarkStart w:id="269" w:name="_Toc201514287"/>
      <w:bookmarkStart w:id="270" w:name="_Toc201493984"/>
      <w:bookmarkStart w:id="271" w:name="_Toc16357"/>
      <w:bookmarkStart w:id="272" w:name="_Toc201513960"/>
      <w:bookmarkStart w:id="273" w:name="_Toc18763"/>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w:t>
      </w:r>
      <w:r>
        <w:rPr>
          <w:rFonts w:hint="eastAsia" w:ascii="黑体" w:hAnsi="黑体" w:eastAsia="黑体"/>
          <w:color w:val="000000" w:themeColor="text1"/>
          <w14:textFill>
            <w14:solidFill>
              <w14:schemeClr w14:val="tx1"/>
            </w14:solidFill>
          </w14:textFill>
        </w:rPr>
        <w:t>3</w:t>
      </w:r>
      <w:r>
        <w:rPr>
          <w:rFonts w:ascii="黑体" w:hAnsi="黑体" w:eastAsia="黑体"/>
          <w:color w:val="000000" w:themeColor="text1"/>
          <w14:textFill>
            <w14:solidFill>
              <w14:schemeClr w14:val="tx1"/>
            </w14:solidFill>
          </w14:textFill>
        </w:rPr>
        <w:t xml:space="preserve">.6 </w:t>
      </w:r>
      <w:r>
        <w:rPr>
          <w:rFonts w:hint="eastAsia" w:ascii="黑体" w:hAnsi="黑体" w:eastAsia="黑体"/>
          <w:color w:val="000000" w:themeColor="text1"/>
          <w14:textFill>
            <w14:solidFill>
              <w14:schemeClr w14:val="tx1"/>
            </w14:solidFill>
          </w14:textFill>
        </w:rPr>
        <w:t>bootstrap技术</w:t>
      </w:r>
      <w:bookmarkEnd w:id="268"/>
      <w:bookmarkEnd w:id="269"/>
      <w:bookmarkEnd w:id="270"/>
      <w:bookmarkEnd w:id="271"/>
      <w:bookmarkEnd w:id="272"/>
      <w:bookmarkEnd w:id="273"/>
    </w:p>
    <w:p w14:paraId="5ADDC95C">
      <w:pPr>
        <w:widowControl w:val="0"/>
        <w:spacing w:line="30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Bootstrap是Twitter推出的开源前端框架，基于HTML、CSS和JavaScript开发，由设计师Mark Otto与Jacob Thornton合作创建，采用动态CSS语言Less编写，提供简洁优雅的HTML和CSS规范，旨在简化Web开发流程、提升开发效率。其核心优势包括响应式布局系统（可自动适配不同屏幕尺寸）、丰富的UI组件库（如导航栏、按钮、表单、模态框等）及便捷的JavaScript交互插件，支持快速构建跨设备兼容的动态网页。作为GitHub热门项目，Bootstrap被NASA、MSNBC等机构广泛使用，国内WeX5等前端框架也基于其源码优化衍生。凭借轻量灵活、文档完善、社区活跃的特点，它已成为全球开发者构建响应式网站的首选工具，尤其适合中小型项目快速落地及新手入门。</w:t>
      </w:r>
    </w:p>
    <w:p w14:paraId="233CBB53">
      <w:pPr>
        <w:ind w:firstLine="315"/>
        <w:rPr>
          <w:color w:val="000000" w:themeColor="text1"/>
          <w14:textFill>
            <w14:solidFill>
              <w14:schemeClr w14:val="tx1"/>
            </w14:solidFill>
          </w14:textFill>
        </w:rPr>
        <w:sectPr>
          <w:pgSz w:w="11906" w:h="16838"/>
          <w:pgMar w:top="1440" w:right="1440" w:bottom="1440" w:left="1440" w:header="708" w:footer="708" w:gutter="0"/>
          <w:cols w:space="720" w:num="1"/>
          <w:docGrid w:linePitch="360" w:charSpace="0"/>
        </w:sectPr>
      </w:pPr>
    </w:p>
    <w:p w14:paraId="1FA9E86D">
      <w:pPr>
        <w:ind w:firstLine="482"/>
        <w:jc w:val="center"/>
        <w:outlineLvl w:val="0"/>
        <w:rPr>
          <w:b/>
          <w:bCs/>
          <w:color w:val="000000" w:themeColor="text1"/>
          <w:sz w:val="32"/>
          <w:szCs w:val="32"/>
          <w14:textFill>
            <w14:solidFill>
              <w14:schemeClr w14:val="tx1"/>
            </w14:solidFill>
          </w14:textFill>
        </w:rPr>
      </w:pPr>
      <w:bookmarkStart w:id="274" w:name="_Toc201651851"/>
      <w:bookmarkStart w:id="275" w:name="_Toc201650393"/>
      <w:bookmarkStart w:id="276" w:name="_Toc5106"/>
      <w:bookmarkStart w:id="277" w:name="_Toc25090"/>
      <w:bookmarkStart w:id="278" w:name="_Toc201650399"/>
      <w:bookmarkStart w:id="279" w:name="_Toc201494006"/>
      <w:bookmarkStart w:id="280" w:name="_Toc201514309"/>
      <w:bookmarkStart w:id="281" w:name="_Toc201513982"/>
      <w:bookmarkStart w:id="282" w:name="_Toc9082"/>
      <w:r>
        <w:rPr>
          <w:rFonts w:hint="eastAsia"/>
          <w:b/>
          <w:bCs/>
          <w:color w:val="000000" w:themeColor="text1"/>
          <w:sz w:val="32"/>
          <w:szCs w:val="32"/>
          <w14:textFill>
            <w14:solidFill>
              <w14:schemeClr w14:val="tx1"/>
            </w14:solidFill>
          </w14:textFill>
        </w:rPr>
        <w:t>第四章  市场环境分析</w:t>
      </w:r>
      <w:bookmarkEnd w:id="274"/>
      <w:bookmarkEnd w:id="275"/>
      <w:bookmarkEnd w:id="276"/>
    </w:p>
    <w:p w14:paraId="28921538">
      <w:pPr>
        <w:spacing w:line="300" w:lineRule="auto"/>
        <w:ind w:firstLine="0" w:firstLineChars="0"/>
        <w:outlineLvl w:val="1"/>
        <w:rPr>
          <w:rFonts w:ascii="宋体" w:hAnsi="宋体" w:cs="宋体"/>
          <w:b/>
          <w:bCs/>
          <w:color w:val="000000" w:themeColor="text1"/>
          <w:sz w:val="24"/>
          <w14:textFill>
            <w14:solidFill>
              <w14:schemeClr w14:val="tx1"/>
            </w14:solidFill>
          </w14:textFill>
        </w:rPr>
      </w:pPr>
      <w:bookmarkStart w:id="283" w:name="_Toc201650394"/>
      <w:bookmarkStart w:id="284" w:name="_Toc201651852"/>
      <w:bookmarkStart w:id="285" w:name="_Toc26047"/>
      <w:r>
        <w:rPr>
          <w:rFonts w:ascii="宋体" w:hAnsi="宋体" w:cs="宋体"/>
          <w:b/>
          <w:bCs/>
          <w:color w:val="000000" w:themeColor="text1"/>
          <w:sz w:val="24"/>
          <w14:textFill>
            <w14:solidFill>
              <w14:schemeClr w14:val="tx1"/>
            </w14:solidFill>
          </w14:textFill>
        </w:rPr>
        <w:t>4.1 供应商分析</w:t>
      </w:r>
      <w:bookmarkEnd w:id="283"/>
      <w:bookmarkEnd w:id="284"/>
      <w:bookmarkEnd w:id="285"/>
    </w:p>
    <w:p w14:paraId="53D3E55D">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286" w:name="_Toc201651853"/>
      <w:bookmarkStart w:id="287" w:name="_Toc32062"/>
      <w:r>
        <w:rPr>
          <w:rFonts w:ascii="宋体" w:hAnsi="宋体" w:cs="宋体"/>
          <w:b/>
          <w:bCs/>
          <w:color w:val="000000" w:themeColor="text1"/>
          <w:szCs w:val="21"/>
          <w14:textFill>
            <w14:solidFill>
              <w14:schemeClr w14:val="tx1"/>
            </w14:solidFill>
          </w14:textFill>
        </w:rPr>
        <w:t>4.1.1 智慧养老供应商类型及市场格局</w:t>
      </w:r>
      <w:bookmarkEnd w:id="286"/>
      <w:bookmarkEnd w:id="287"/>
    </w:p>
    <w:p w14:paraId="3629900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r>
        <w:rPr>
          <w:rFonts w:ascii="宋体" w:hAnsi="宋体" w:cs="宋体"/>
          <w:color w:val="000000" w:themeColor="text1"/>
          <w:szCs w:val="21"/>
          <w14:textFill>
            <w14:solidFill>
              <w14:schemeClr w14:val="tx1"/>
            </w14:solidFill>
          </w14:textFill>
        </w:rPr>
        <w:t>核心供应商分类</w:t>
      </w:r>
    </w:p>
    <w:p w14:paraId="7B831F5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慧养老产业链上游的核心供应商主要为技术及硬件提供商，包括人工智能、物联网、大数据、云计算等新一代信息技术服务商，以及芯片、传感器、显示屏等关键电子元器件供应商。上游市场集中度较高，头部科技企业占据主导地位，而部分细分领域则由专业厂商把控。中游供应商主要提供智慧养老产品及服务，涵盖智能硬件和健康管理服务。该环节参与者类型多样，既有传统医疗设备企业转型智慧养老产品，也有互联网医疗平台提供在线健康服务，同时新兴科技公司在智能家居和机器人领域布局。中游市场竞争较为分散，但具备医疗资质和成熟服务网络的企业更具优势。</w:t>
      </w:r>
    </w:p>
    <w:p w14:paraId="12885493">
      <w:pPr>
        <w:spacing w:line="120" w:lineRule="atLeas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248535" cy="1576705"/>
            <wp:effectExtent l="0" t="0" r="12065" b="1079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47"/>
                    <a:stretch>
                      <a:fillRect/>
                    </a:stretch>
                  </pic:blipFill>
                  <pic:spPr>
                    <a:xfrm>
                      <a:off x="0" y="0"/>
                      <a:ext cx="2248535" cy="1576705"/>
                    </a:xfrm>
                    <a:prstGeom prst="rect">
                      <a:avLst/>
                    </a:prstGeom>
                    <a:noFill/>
                    <a:ln>
                      <a:noFill/>
                    </a:ln>
                  </pic:spPr>
                </pic:pic>
              </a:graphicData>
            </a:graphic>
          </wp:inline>
        </w:drawing>
      </w:r>
      <w:r>
        <w:rPr>
          <w:color w:val="000000" w:themeColor="text1"/>
          <w14:textFill>
            <w14:solidFill>
              <w14:schemeClr w14:val="tx1"/>
            </w14:solidFill>
          </w14:textFill>
        </w:rPr>
        <w:drawing>
          <wp:inline distT="0" distB="0" distL="114300" distR="114300">
            <wp:extent cx="2270760" cy="1597025"/>
            <wp:effectExtent l="0" t="0" r="2540" b="3175"/>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48"/>
                    <a:stretch>
                      <a:fillRect/>
                    </a:stretch>
                  </pic:blipFill>
                  <pic:spPr>
                    <a:xfrm>
                      <a:off x="0" y="0"/>
                      <a:ext cx="2270760" cy="1597025"/>
                    </a:xfrm>
                    <a:prstGeom prst="rect">
                      <a:avLst/>
                    </a:prstGeom>
                    <a:noFill/>
                    <a:ln>
                      <a:noFill/>
                    </a:ln>
                  </pic:spPr>
                </pic:pic>
              </a:graphicData>
            </a:graphic>
          </wp:inline>
        </w:drawing>
      </w:r>
      <w:r>
        <w:rPr>
          <w:rFonts w:hint="eastAsia"/>
          <w:color w:val="000000" w:themeColor="text1"/>
          <w14:textFill>
            <w14:solidFill>
              <w14:schemeClr w14:val="tx1"/>
            </w14:solidFill>
          </w14:textFill>
        </w:rPr>
        <w:t xml:space="preserve"> </w:t>
      </w:r>
    </w:p>
    <w:p w14:paraId="557EC7AA">
      <w:pPr>
        <w:spacing w:line="120" w:lineRule="atLeast"/>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w:t>
      </w:r>
      <w:r>
        <w:rPr>
          <w:rFonts w:ascii="宋体" w:hAnsi="宋体" w:cs="宋体"/>
          <w:color w:val="000000" w:themeColor="text1"/>
          <w:szCs w:val="21"/>
          <w14:textFill>
            <w14:solidFill>
              <w14:schemeClr w14:val="tx1"/>
            </w14:solidFill>
          </w14:textFill>
        </w:rPr>
        <w:t>4</w:t>
      </w: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 xml:space="preserve">1 </w:t>
      </w:r>
      <w:r>
        <w:rPr>
          <w:rFonts w:hint="eastAsia" w:ascii="宋体" w:hAnsi="宋体" w:cs="宋体"/>
          <w:color w:val="000000" w:themeColor="text1"/>
          <w:szCs w:val="21"/>
          <w14:textFill>
            <w14:solidFill>
              <w14:schemeClr w14:val="tx1"/>
            </w14:solidFill>
          </w14:textFill>
        </w:rPr>
        <w:t>为上游、中游及</w:t>
      </w:r>
      <w:r>
        <w:rPr>
          <w:rFonts w:ascii="宋体" w:hAnsi="宋体" w:cs="宋体"/>
          <w:color w:val="000000" w:themeColor="text1"/>
          <w:szCs w:val="21"/>
          <w14:textFill>
            <w14:solidFill>
              <w14:schemeClr w14:val="tx1"/>
            </w14:solidFill>
          </w14:textFill>
        </w:rPr>
        <w:t>核心供应商</w:t>
      </w:r>
    </w:p>
    <w:p w14:paraId="2C66DD79">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（2）市场格局</w:t>
      </w:r>
    </w:p>
    <w:p w14:paraId="18A2902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十一五”期间上海市政府率先提出构建“9073”养老服务格局，即选择家庭养老、社区养老和机构养老的老人数量，分别占老龄人口比重分别约为90%、7%和3%。根据“9073”养老服务格局，我国养老产业市场参与者也可分三大派系，分别是：机构养老服务企业、社区养老服务企业、居家养老服务企业。</w:t>
      </w:r>
    </w:p>
    <w:p w14:paraId="00D646B1">
      <w:pPr>
        <w:spacing w:line="300" w:lineRule="auto"/>
        <w:ind w:firstLine="420" w:firstLineChars="20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drawing>
          <wp:inline distT="0" distB="0" distL="114300" distR="114300">
            <wp:extent cx="2534285" cy="1711325"/>
            <wp:effectExtent l="0" t="0" r="5715" b="3175"/>
            <wp:docPr id="6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descr="IMG_256"/>
                    <pic:cNvPicPr>
                      <a:picLocks noChangeAspect="1"/>
                    </pic:cNvPicPr>
                  </pic:nvPicPr>
                  <pic:blipFill>
                    <a:blip r:embed="rId49"/>
                    <a:srcRect t="9408"/>
                    <a:stretch>
                      <a:fillRect/>
                    </a:stretch>
                  </pic:blipFill>
                  <pic:spPr>
                    <a:xfrm>
                      <a:off x="0" y="0"/>
                      <a:ext cx="2534285" cy="1711325"/>
                    </a:xfrm>
                    <a:prstGeom prst="rect">
                      <a:avLst/>
                    </a:prstGeom>
                    <a:noFill/>
                    <a:ln w="9525">
                      <a:noFill/>
                    </a:ln>
                  </pic:spPr>
                </pic:pic>
              </a:graphicData>
            </a:graphic>
          </wp:inline>
        </w:drawing>
      </w:r>
    </w:p>
    <w:p w14:paraId="75C1CA2E">
      <w:pPr>
        <w:spacing w:line="300" w:lineRule="auto"/>
        <w:ind w:firstLine="420" w:firstLineChars="20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图4</w:t>
      </w: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 xml:space="preserve"> 为</w:t>
      </w:r>
      <w:r>
        <w:rPr>
          <w:rFonts w:ascii="宋体" w:hAnsi="宋体" w:cs="宋体"/>
          <w:color w:val="000000" w:themeColor="text1"/>
          <w:szCs w:val="21"/>
          <w14:textFill>
            <w14:solidFill>
              <w14:schemeClr w14:val="tx1"/>
            </w14:solidFill>
          </w14:textFill>
        </w:rPr>
        <w:t>中国养老产业的竞争派系</w:t>
      </w:r>
    </w:p>
    <w:p w14:paraId="2506A76D">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在企查猫平台对养老产业进行检索，数据显示，我国养老产业生产企业数量较多，江苏、广东、山东等区域</w:t>
      </w:r>
      <w:r>
        <w:rPr>
          <w:color w:val="000000" w:themeColor="text1"/>
          <w14:textFill>
            <w14:solidFill>
              <w14:schemeClr w14:val="tx1"/>
            </w14:solidFill>
          </w14:textFill>
        </w:rPr>
        <w:t>养老</w:t>
      </w:r>
      <w:r>
        <w:rPr>
          <w:rFonts w:ascii="宋体" w:hAnsi="宋体" w:cs="宋体"/>
          <w:color w:val="000000" w:themeColor="text1"/>
          <w:szCs w:val="21"/>
          <w14:textFill>
            <w14:solidFill>
              <w14:schemeClr w14:val="tx1"/>
            </w14:solidFill>
          </w14:textFill>
        </w:rPr>
        <w:t>相关企业较多。另外，相关代表性企业大多集中在北京、上海、广东、江苏等地。</w:t>
      </w:r>
    </w:p>
    <w:p w14:paraId="54CD206B">
      <w:pPr>
        <w:spacing w:line="120" w:lineRule="atLeast"/>
        <w:ind w:firstLine="0" w:firstLineChars="0"/>
        <w:jc w:val="both"/>
        <w:rPr>
          <w:rFonts w:ascii="宋体" w:hAnsi="宋体" w:cs="宋体"/>
          <w:color w:val="000000" w:themeColor="text1"/>
          <w:szCs w:val="21"/>
          <w14:textFill>
            <w14:solidFill>
              <w14:schemeClr w14:val="tx1"/>
            </w14:solidFill>
          </w14:textFill>
        </w:rPr>
      </w:pPr>
    </w:p>
    <w:p w14:paraId="4B842AEB">
      <w:pPr>
        <w:spacing w:line="300" w:lineRule="auto"/>
        <w:ind w:firstLine="735" w:firstLineChars="350"/>
        <w:jc w:val="center"/>
        <w:rPr>
          <w:rFonts w:ascii="宋体" w:hAnsi="宋体" w:cs="宋体"/>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114300" distR="114300">
            <wp:extent cx="3048000" cy="1910715"/>
            <wp:effectExtent l="0" t="0" r="0" b="6985"/>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50"/>
                    <a:stretch>
                      <a:fillRect/>
                    </a:stretch>
                  </pic:blipFill>
                  <pic:spPr>
                    <a:xfrm>
                      <a:off x="0" y="0"/>
                      <a:ext cx="3048000" cy="1910715"/>
                    </a:xfrm>
                    <a:prstGeom prst="rect">
                      <a:avLst/>
                    </a:prstGeom>
                    <a:noFill/>
                    <a:ln>
                      <a:noFill/>
                    </a:ln>
                  </pic:spPr>
                </pic:pic>
              </a:graphicData>
            </a:graphic>
          </wp:inline>
        </w:drawing>
      </w:r>
    </w:p>
    <w:p w14:paraId="108184BA">
      <w:pPr>
        <w:spacing w:line="300" w:lineRule="auto"/>
        <w:ind w:firstLine="735" w:firstLineChars="350"/>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图</w:t>
      </w:r>
      <w:r>
        <w:rPr>
          <w:rFonts w:hint="eastAsia" w:ascii="Times New Roman" w:hAnsi="Times New Roman" w:cs="Times New Roman"/>
          <w:color w:val="000000" w:themeColor="text1"/>
          <w:szCs w:val="21"/>
          <w14:textFill>
            <w14:solidFill>
              <w14:schemeClr w14:val="tx1"/>
            </w14:solidFill>
          </w14:textFill>
        </w:rPr>
        <w:t>4.3</w:t>
      </w:r>
      <w:r>
        <w:rPr>
          <w:rFonts w:ascii="Times New Roman" w:hAnsi="Times New Roman" w:cs="Times New Roman"/>
          <w:color w:val="000000" w:themeColor="text1"/>
          <w:szCs w:val="21"/>
          <w14:textFill>
            <w14:solidFill>
              <w14:schemeClr w14:val="tx1"/>
            </w14:solidFill>
          </w14:textFill>
        </w:rPr>
        <w:t xml:space="preserve"> 为中国养老产业代表性企业区域分布热力图</w:t>
      </w:r>
    </w:p>
    <w:p w14:paraId="2ADE407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根据CNPP数据及网络用户调研结果，十大品牌网推出养老产业企业品牌排名，当前我国养老行业前十品牌分别是：泰康之家、亲和源、Kaijian凯健、诚和敬、乐成养老、雍柏荟、椿萱茂、YANDA燕达、汇晨养老、合展养老。</w:t>
      </w:r>
    </w:p>
    <w:p w14:paraId="43179AC6">
      <w:pPr>
        <w:spacing w:line="300" w:lineRule="auto"/>
        <w:ind w:firstLine="735" w:firstLineChars="350"/>
        <w:jc w:val="center"/>
        <w:rPr>
          <w:rFonts w:ascii="宋体" w:hAnsi="宋体" w:cs="宋体"/>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表4.1 为</w:t>
      </w:r>
      <w:r>
        <w:rPr>
          <w:rFonts w:ascii="Times New Roman" w:hAnsi="Times New Roman" w:cs="Times New Roman"/>
          <w:color w:val="000000" w:themeColor="text1"/>
          <w:szCs w:val="21"/>
          <w14:textFill>
            <w14:solidFill>
              <w14:schemeClr w14:val="tx1"/>
            </w14:solidFill>
          </w14:textFill>
        </w:rPr>
        <w:t>2024年中国十大养老品牌排行榜</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79F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5B9BD5" w:themeFill="accent1"/>
          </w:tcPr>
          <w:p w14:paraId="42010665">
            <w:pPr>
              <w:spacing w:line="300" w:lineRule="auto"/>
              <w:ind w:firstLine="316"/>
              <w:jc w:val="center"/>
              <w:rPr>
                <w:rFonts w:ascii="宋体" w:hAnsi="宋体" w:cs="宋体"/>
                <w:b/>
                <w:color w:val="000000" w:themeColor="text1"/>
                <w:szCs w:val="21"/>
                <w14:textFill>
                  <w14:solidFill>
                    <w14:schemeClr w14:val="tx1"/>
                  </w14:solidFill>
                </w14:textFill>
              </w:rPr>
            </w:pPr>
            <w:r>
              <w:rPr>
                <w:rFonts w:hint="eastAsia"/>
                <w:b/>
                <w:color w:val="000000" w:themeColor="text1"/>
                <w14:textFill>
                  <w14:solidFill>
                    <w14:schemeClr w14:val="tx1"/>
                  </w14:solidFill>
                </w14:textFill>
              </w:rPr>
              <w:t>品牌</w:t>
            </w:r>
          </w:p>
        </w:tc>
        <w:tc>
          <w:tcPr>
            <w:tcW w:w="4261" w:type="dxa"/>
            <w:tcBorders>
              <w:top w:val="nil"/>
              <w:left w:val="nil"/>
              <w:bottom w:val="nil"/>
              <w:right w:val="nil"/>
            </w:tcBorders>
            <w:shd w:val="clear" w:color="auto" w:fill="5B9BD5" w:themeFill="accent1"/>
          </w:tcPr>
          <w:p w14:paraId="1F98478E">
            <w:pPr>
              <w:spacing w:line="300" w:lineRule="auto"/>
              <w:ind w:firstLine="316"/>
              <w:jc w:val="center"/>
              <w:rPr>
                <w:rFonts w:ascii="宋体" w:hAnsi="宋体" w:cs="宋体"/>
                <w:b/>
                <w:color w:val="000000" w:themeColor="text1"/>
                <w:szCs w:val="21"/>
                <w14:textFill>
                  <w14:solidFill>
                    <w14:schemeClr w14:val="tx1"/>
                  </w14:solidFill>
                </w14:textFill>
              </w:rPr>
            </w:pPr>
            <w:r>
              <w:rPr>
                <w:rFonts w:hint="eastAsia"/>
                <w:b/>
                <w:color w:val="000000" w:themeColor="text1"/>
                <w14:textFill>
                  <w14:solidFill>
                    <w14:schemeClr w14:val="tx1"/>
                  </w14:solidFill>
                </w14:textFill>
              </w:rPr>
              <w:t>企业名称</w:t>
            </w:r>
          </w:p>
        </w:tc>
      </w:tr>
      <w:tr w14:paraId="61C7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5D8835B">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泰康之家</w:t>
            </w:r>
          </w:p>
        </w:tc>
        <w:tc>
          <w:tcPr>
            <w:tcW w:w="4261" w:type="dxa"/>
            <w:tcBorders>
              <w:top w:val="nil"/>
              <w:left w:val="nil"/>
              <w:bottom w:val="nil"/>
              <w:right w:val="nil"/>
            </w:tcBorders>
            <w:shd w:val="clear" w:color="auto" w:fill="FFFFFF"/>
          </w:tcPr>
          <w:p w14:paraId="1EA01EBC">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泰康之家(北京)投资有限公司</w:t>
            </w:r>
          </w:p>
        </w:tc>
      </w:tr>
      <w:tr w14:paraId="76CA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EEF5FA" w:themeFill="accent1" w:themeFillTint="19"/>
          </w:tcPr>
          <w:p w14:paraId="658788FB">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亲和源</w:t>
            </w:r>
          </w:p>
        </w:tc>
        <w:tc>
          <w:tcPr>
            <w:tcW w:w="4261" w:type="dxa"/>
            <w:tcBorders>
              <w:top w:val="nil"/>
              <w:left w:val="nil"/>
              <w:bottom w:val="nil"/>
              <w:right w:val="nil"/>
            </w:tcBorders>
            <w:shd w:val="clear" w:color="auto" w:fill="EEF5FA" w:themeFill="accent1" w:themeFillTint="19"/>
          </w:tcPr>
          <w:p w14:paraId="2200B086">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亲和源集团有限公司</w:t>
            </w:r>
          </w:p>
        </w:tc>
      </w:tr>
      <w:tr w14:paraId="7664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1AD154E9">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凯建</w:t>
            </w:r>
          </w:p>
        </w:tc>
        <w:tc>
          <w:tcPr>
            <w:tcW w:w="4261" w:type="dxa"/>
            <w:tcBorders>
              <w:top w:val="nil"/>
              <w:left w:val="nil"/>
              <w:bottom w:val="nil"/>
              <w:right w:val="nil"/>
            </w:tcBorders>
            <w:shd w:val="clear" w:color="auto" w:fill="FFFFFF"/>
          </w:tcPr>
          <w:p w14:paraId="25CBE83E">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上海凯建华展养老院有限公司北京诚</w:t>
            </w:r>
          </w:p>
        </w:tc>
      </w:tr>
      <w:tr w14:paraId="6D72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EEF5FA" w:themeFill="accent1" w:themeFillTint="19"/>
          </w:tcPr>
          <w:p w14:paraId="621D589F">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诚和敬</w:t>
            </w:r>
          </w:p>
        </w:tc>
        <w:tc>
          <w:tcPr>
            <w:tcW w:w="4261" w:type="dxa"/>
            <w:tcBorders>
              <w:top w:val="nil"/>
              <w:left w:val="nil"/>
              <w:bottom w:val="nil"/>
              <w:right w:val="nil"/>
            </w:tcBorders>
            <w:shd w:val="clear" w:color="auto" w:fill="EEF5FA" w:themeFill="accent1" w:themeFillTint="19"/>
          </w:tcPr>
          <w:p w14:paraId="741CDBF8">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敬投资有限责任公司</w:t>
            </w:r>
          </w:p>
        </w:tc>
      </w:tr>
      <w:tr w14:paraId="2CA6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F6A606C">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乐成养老</w:t>
            </w:r>
          </w:p>
        </w:tc>
        <w:tc>
          <w:tcPr>
            <w:tcW w:w="4261" w:type="dxa"/>
            <w:tcBorders>
              <w:top w:val="nil"/>
              <w:left w:val="nil"/>
              <w:bottom w:val="nil"/>
              <w:right w:val="nil"/>
            </w:tcBorders>
            <w:shd w:val="clear" w:color="auto" w:fill="FFFFFF"/>
          </w:tcPr>
          <w:p w14:paraId="552F2166">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乐成老年事业投资有限公司</w:t>
            </w:r>
          </w:p>
        </w:tc>
      </w:tr>
      <w:tr w14:paraId="20D0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EEF5FA" w:themeFill="accent1" w:themeFillTint="19"/>
          </w:tcPr>
          <w:p w14:paraId="6CEC8D5A">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雍柏荟</w:t>
            </w:r>
          </w:p>
        </w:tc>
        <w:tc>
          <w:tcPr>
            <w:tcW w:w="4261" w:type="dxa"/>
            <w:tcBorders>
              <w:top w:val="nil"/>
              <w:left w:val="nil"/>
              <w:bottom w:val="nil"/>
              <w:right w:val="nil"/>
            </w:tcBorders>
            <w:shd w:val="clear" w:color="auto" w:fill="EEF5FA" w:themeFill="accent1" w:themeFillTint="19"/>
          </w:tcPr>
          <w:p w14:paraId="196CE0F8">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雍柏芸老年护养(杭州)有限公司</w:t>
            </w:r>
          </w:p>
        </w:tc>
      </w:tr>
      <w:tr w14:paraId="55DB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D5E5AB0">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椿萱茂</w:t>
            </w:r>
          </w:p>
        </w:tc>
        <w:tc>
          <w:tcPr>
            <w:tcW w:w="4261" w:type="dxa"/>
            <w:tcBorders>
              <w:top w:val="nil"/>
              <w:left w:val="nil"/>
              <w:bottom w:val="nil"/>
              <w:right w:val="nil"/>
            </w:tcBorders>
            <w:shd w:val="clear" w:color="auto" w:fill="FFFFFF"/>
          </w:tcPr>
          <w:p w14:paraId="63624BB5">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远洋养老运营管理有限公司</w:t>
            </w:r>
          </w:p>
        </w:tc>
      </w:tr>
      <w:tr w14:paraId="3A7A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EEF5FA" w:themeFill="accent1" w:themeFillTint="19"/>
          </w:tcPr>
          <w:p w14:paraId="12E1917A">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燕达</w:t>
            </w:r>
          </w:p>
        </w:tc>
        <w:tc>
          <w:tcPr>
            <w:tcW w:w="4261" w:type="dxa"/>
            <w:tcBorders>
              <w:top w:val="nil"/>
              <w:left w:val="nil"/>
              <w:bottom w:val="nil"/>
              <w:right w:val="nil"/>
            </w:tcBorders>
            <w:shd w:val="clear" w:color="auto" w:fill="EEF5FA" w:themeFill="accent1" w:themeFillTint="19"/>
          </w:tcPr>
          <w:p w14:paraId="6B414C8C">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北京汇晨养老机构管理有限公司</w:t>
            </w:r>
          </w:p>
        </w:tc>
      </w:tr>
      <w:tr w14:paraId="2409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A0CFCD3">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汇晨养老</w:t>
            </w:r>
          </w:p>
        </w:tc>
        <w:tc>
          <w:tcPr>
            <w:tcW w:w="4261" w:type="dxa"/>
            <w:tcBorders>
              <w:top w:val="nil"/>
              <w:left w:val="nil"/>
              <w:bottom w:val="nil"/>
              <w:right w:val="nil"/>
            </w:tcBorders>
            <w:shd w:val="clear" w:color="auto" w:fill="FFFFFF"/>
          </w:tcPr>
          <w:p w14:paraId="20D5B1AC">
            <w:pPr>
              <w:spacing w:line="300" w:lineRule="auto"/>
              <w:ind w:firstLine="315"/>
              <w:jc w:val="center"/>
              <w:rPr>
                <w:rFonts w:ascii="宋体" w:hAnsi="宋体" w:cs="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北京汇晨养老机构管理有限公司</w:t>
            </w:r>
          </w:p>
        </w:tc>
      </w:tr>
      <w:tr w14:paraId="26D6B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5B9BD5" w:themeColor="accent1" w:sz="6" w:space="0"/>
              <w:right w:val="nil"/>
            </w:tcBorders>
            <w:shd w:val="clear" w:color="auto" w:fill="EEF5FA" w:themeFill="accent1" w:themeFillTint="19"/>
          </w:tcPr>
          <w:p w14:paraId="2149C983">
            <w:pPr>
              <w:spacing w:line="300" w:lineRule="auto"/>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合展养老</w:t>
            </w:r>
          </w:p>
        </w:tc>
        <w:tc>
          <w:tcPr>
            <w:tcW w:w="4261" w:type="dxa"/>
            <w:tcBorders>
              <w:top w:val="nil"/>
              <w:left w:val="nil"/>
              <w:bottom w:val="single" w:color="5B9BD5" w:themeColor="accent1" w:sz="6" w:space="0"/>
              <w:right w:val="nil"/>
            </w:tcBorders>
            <w:shd w:val="clear" w:color="auto" w:fill="EEF5FA" w:themeFill="accent1" w:themeFillTint="19"/>
          </w:tcPr>
          <w:p w14:paraId="3999C22D">
            <w:pPr>
              <w:spacing w:line="300" w:lineRule="auto"/>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重庆合展养老产业发展有限公司</w:t>
            </w:r>
          </w:p>
        </w:tc>
      </w:tr>
    </w:tbl>
    <w:p w14:paraId="33802D8C">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288" w:name="_Toc201651854"/>
      <w:bookmarkStart w:id="289" w:name="_Toc27002"/>
      <w:r>
        <w:rPr>
          <w:rFonts w:ascii="宋体" w:hAnsi="宋体" w:cs="宋体"/>
          <w:b/>
          <w:bCs/>
          <w:color w:val="000000" w:themeColor="text1"/>
          <w:szCs w:val="21"/>
          <w14:textFill>
            <w14:solidFill>
              <w14:schemeClr w14:val="tx1"/>
            </w14:solidFill>
          </w14:textFill>
        </w:rPr>
        <w:t>4.1.2 供应商议价能力</w:t>
      </w:r>
      <w:bookmarkEnd w:id="288"/>
      <w:bookmarkEnd w:id="289"/>
    </w:p>
    <w:p w14:paraId="13E7A61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在智慧养老行业中，供应商的议价能力呈现两极分化。核心技术与关键硬件的供应商议价能力较强，主要由于技术门槛高、市场集中度高。2023年中国健康监测设备芯片市场前三大供应商占据超60%份额，导致采购成本居高不下，部分智慧养老企业的芯片采购成本占总硬件成本的30%-40%。而基础设备供应商议价能力较弱，因市场同质化严重，可替代性强。根据艾瑞咨询数据，2022年国内智能穿戴设备厂商数量超过200家，价格竞争激烈，采购价年均下降约12%。</w:t>
      </w:r>
    </w:p>
    <w:p w14:paraId="752AF12F">
      <w:pPr>
        <w:widowControl w:val="0"/>
        <w:spacing w:line="300" w:lineRule="auto"/>
        <w:ind w:firstLine="420" w:firstLineChars="200"/>
        <w:jc w:val="both"/>
        <w:rPr>
          <w:rFonts w:ascii="宋体" w:hAnsi="宋体" w:cs="宋体"/>
          <w:b/>
          <w:bCs/>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此外，服务型供应商的议价能力受区域和政策影响显著。在一线城市，优质护理服务供应商因人力成本高、供需失衡</w:t>
      </w:r>
      <w:r>
        <w:rPr>
          <w:color w:val="000000" w:themeColor="text1"/>
          <w14:textFill>
            <w14:solidFill>
              <w14:schemeClr w14:val="tx1"/>
            </w14:solidFill>
          </w14:textFill>
        </w:rPr>
        <w:t>议价</w:t>
      </w:r>
      <w:r>
        <w:rPr>
          <w:rFonts w:ascii="宋体" w:hAnsi="宋体" w:cs="宋体"/>
          <w:color w:val="000000" w:themeColor="text1"/>
          <w:szCs w:val="21"/>
          <w14:textFill>
            <w14:solidFill>
              <w14:schemeClr w14:val="tx1"/>
            </w14:solidFill>
          </w14:textFill>
        </w:rPr>
        <w:t>能力较强，服务价格较三四线城市高出20%-30%。而云服务领域，阿里云、腾讯云等头部企业凭借数据安全资质占据主导，中小养老企业议价空间有限。但政府主导的普惠养老项目可通过规模化集采降低供应商溢价，部分区域服务采购成本下降15%-20%。</w:t>
      </w:r>
    </w:p>
    <w:p w14:paraId="254ECB90">
      <w:pPr>
        <w:spacing w:line="300" w:lineRule="auto"/>
        <w:ind w:firstLine="0" w:firstLineChars="0"/>
        <w:outlineLvl w:val="1"/>
        <w:rPr>
          <w:rFonts w:ascii="宋体" w:hAnsi="宋体" w:cs="宋体"/>
          <w:b/>
          <w:bCs/>
          <w:color w:val="000000" w:themeColor="text1"/>
          <w:sz w:val="24"/>
          <w14:textFill>
            <w14:solidFill>
              <w14:schemeClr w14:val="tx1"/>
            </w14:solidFill>
          </w14:textFill>
        </w:rPr>
      </w:pPr>
      <w:bookmarkStart w:id="290" w:name="_Toc201651855"/>
      <w:bookmarkStart w:id="291" w:name="_Toc201650395"/>
      <w:bookmarkStart w:id="292" w:name="_Toc16459"/>
      <w:r>
        <w:rPr>
          <w:rFonts w:ascii="宋体" w:hAnsi="宋体" w:cs="宋体"/>
          <w:b/>
          <w:bCs/>
          <w:color w:val="000000" w:themeColor="text1"/>
          <w:sz w:val="24"/>
          <w14:textFill>
            <w14:solidFill>
              <w14:schemeClr w14:val="tx1"/>
            </w14:solidFill>
          </w14:textFill>
        </w:rPr>
        <w:t>4.2 客户分析</w:t>
      </w:r>
      <w:bookmarkEnd w:id="290"/>
      <w:bookmarkEnd w:id="291"/>
      <w:bookmarkEnd w:id="292"/>
    </w:p>
    <w:p w14:paraId="40225489">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293" w:name="_Toc201651856"/>
      <w:bookmarkStart w:id="294" w:name="_Toc3642"/>
      <w:r>
        <w:rPr>
          <w:rFonts w:hint="eastAsia" w:ascii="宋体" w:hAnsi="宋体" w:cs="宋体"/>
          <w:b/>
          <w:bCs/>
          <w:color w:val="000000" w:themeColor="text1"/>
          <w:szCs w:val="21"/>
          <w14:textFill>
            <w14:solidFill>
              <w14:schemeClr w14:val="tx1"/>
            </w14:solidFill>
          </w14:textFill>
        </w:rPr>
        <w:t>4.2.1客户</w:t>
      </w:r>
      <w:r>
        <w:rPr>
          <w:rFonts w:ascii="宋体" w:hAnsi="宋体" w:cs="宋体"/>
          <w:b/>
          <w:bCs/>
          <w:color w:val="000000" w:themeColor="text1"/>
          <w:szCs w:val="21"/>
          <w14:textFill>
            <w14:solidFill>
              <w14:schemeClr w14:val="tx1"/>
            </w14:solidFill>
          </w14:textFill>
        </w:rPr>
        <w:t>需求市场</w:t>
      </w:r>
      <w:bookmarkEnd w:id="293"/>
      <w:bookmarkEnd w:id="294"/>
    </w:p>
    <w:p w14:paraId="4EFAAA2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当前，我国养老模式主要分为居家养老、社区养老和机构养老三种形式。其中，居家养老占据主导地位，占比达52.9%，社区养老和机构养老分别占26.5%和20.6%。这一分布表明，大多数老年人更倾向于在</w:t>
      </w:r>
      <w:r>
        <w:rPr>
          <w:color w:val="000000" w:themeColor="text1"/>
          <w14:textFill>
            <w14:solidFill>
              <w14:schemeClr w14:val="tx1"/>
            </w14:solidFill>
          </w14:textFill>
        </w:rPr>
        <w:t>熟悉</w:t>
      </w:r>
      <w:r>
        <w:rPr>
          <w:rFonts w:ascii="宋体" w:hAnsi="宋体" w:cs="宋体"/>
          <w:color w:val="000000" w:themeColor="text1"/>
          <w:szCs w:val="21"/>
          <w14:textFill>
            <w14:solidFill>
              <w14:schemeClr w14:val="tx1"/>
            </w14:solidFill>
          </w14:textFill>
        </w:rPr>
        <w:t>的环境中养老，这为智慧养老产品和服务提供了广阔的市场空间，尤其是居家场景下的智能监测、健康管理、紧急呼叫等解决方案需求潜力巨大。</w:t>
      </w:r>
    </w:p>
    <w:p w14:paraId="0DC46111">
      <w:pPr>
        <w:spacing w:line="300" w:lineRule="auto"/>
        <w:ind w:firstLine="315"/>
        <w:rPr>
          <w:rFonts w:ascii="宋体" w:hAnsi="宋体" w:cs="宋体"/>
          <w:color w:val="000000" w:themeColor="text1"/>
          <w:szCs w:val="21"/>
          <w14:textFill>
            <w14:solidFill>
              <w14:schemeClr w14:val="tx1"/>
            </w14:solidFill>
          </w14:textFill>
        </w:rPr>
      </w:pPr>
    </w:p>
    <w:p w14:paraId="41757A17">
      <w:pPr>
        <w:spacing w:line="300" w:lineRule="auto"/>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709795" cy="2419350"/>
            <wp:effectExtent l="0" t="0" r="1905" b="6350"/>
            <wp:docPr id="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
                    <pic:cNvPicPr>
                      <a:picLocks noChangeAspect="1"/>
                    </pic:cNvPicPr>
                  </pic:nvPicPr>
                  <pic:blipFill>
                    <a:blip r:embed="rId51"/>
                    <a:srcRect l="-144" t="9924" r="144"/>
                    <a:stretch>
                      <a:fillRect/>
                    </a:stretch>
                  </pic:blipFill>
                  <pic:spPr>
                    <a:xfrm>
                      <a:off x="0" y="0"/>
                      <a:ext cx="4711998" cy="2420395"/>
                    </a:xfrm>
                    <a:prstGeom prst="rect">
                      <a:avLst/>
                    </a:prstGeom>
                    <a:noFill/>
                    <a:ln>
                      <a:noFill/>
                    </a:ln>
                  </pic:spPr>
                </pic:pic>
              </a:graphicData>
            </a:graphic>
          </wp:inline>
        </w:drawing>
      </w:r>
    </w:p>
    <w:p w14:paraId="356D0800">
      <w:pPr>
        <w:spacing w:line="300" w:lineRule="auto"/>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图4.4 为</w:t>
      </w:r>
      <w:r>
        <w:rPr>
          <w:color w:val="000000" w:themeColor="text1"/>
          <w14:textFill>
            <w14:solidFill>
              <w14:schemeClr w14:val="tx1"/>
            </w14:solidFill>
          </w14:textFill>
        </w:rPr>
        <w:t>中国智慧养老模式占比情况</w:t>
      </w:r>
    </w:p>
    <w:p w14:paraId="26200304">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295" w:name="_Toc201651857"/>
      <w:bookmarkStart w:id="296" w:name="_Toc32374"/>
      <w:r>
        <w:rPr>
          <w:rFonts w:hint="eastAsia" w:ascii="宋体" w:hAnsi="宋体" w:cs="宋体"/>
          <w:b/>
          <w:bCs/>
          <w:color w:val="000000" w:themeColor="text1"/>
          <w:szCs w:val="21"/>
          <w14:textFill>
            <w14:solidFill>
              <w14:schemeClr w14:val="tx1"/>
            </w14:solidFill>
          </w14:textFill>
        </w:rPr>
        <w:t>4.2.2客户</w:t>
      </w:r>
      <w:r>
        <w:rPr>
          <w:rFonts w:ascii="宋体" w:hAnsi="宋体" w:cs="宋体"/>
          <w:b/>
          <w:bCs/>
          <w:color w:val="000000" w:themeColor="text1"/>
          <w:szCs w:val="21"/>
          <w14:textFill>
            <w14:solidFill>
              <w14:schemeClr w14:val="tx1"/>
            </w14:solidFill>
          </w14:textFill>
        </w:rPr>
        <w:t>市场</w:t>
      </w:r>
      <w:r>
        <w:rPr>
          <w:rFonts w:hint="eastAsia" w:ascii="宋体" w:hAnsi="宋体" w:cs="宋体"/>
          <w:b/>
          <w:bCs/>
          <w:color w:val="000000" w:themeColor="text1"/>
          <w:szCs w:val="21"/>
          <w14:textFill>
            <w14:solidFill>
              <w14:schemeClr w14:val="tx1"/>
            </w14:solidFill>
          </w14:textFill>
        </w:rPr>
        <w:t>趋势</w:t>
      </w:r>
      <w:bookmarkEnd w:id="295"/>
      <w:bookmarkEnd w:id="296"/>
    </w:p>
    <w:p w14:paraId="15FDCD6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慧养老的潜在用户规模庞大，且呈现持续增长趋势。截至2023年，我国60岁及以上人口已达2.97亿，占总人口的21.1%。据国家卫健委预测，到2035年，60岁以上老年人口将突破4亿，占比超过30%，老龄化程度进一步加深。这一趋势意味着智慧养老的市场需求将持续扩大，特别是在健康监测、远程医疗、智能家居适老化改造等领域，未来市场增长空间巨大。</w:t>
      </w:r>
    </w:p>
    <w:p w14:paraId="4B458B1C">
      <w:pPr>
        <w:spacing w:line="300" w:lineRule="auto"/>
        <w:ind w:firstLine="315"/>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686300" cy="2175510"/>
            <wp:effectExtent l="0" t="0" r="0" b="8890"/>
            <wp:docPr id="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
                    <pic:cNvPicPr>
                      <a:picLocks noChangeAspect="1"/>
                    </pic:cNvPicPr>
                  </pic:nvPicPr>
                  <pic:blipFill>
                    <a:blip r:embed="rId52"/>
                    <a:srcRect t="10174" b="6226"/>
                    <a:stretch>
                      <a:fillRect/>
                    </a:stretch>
                  </pic:blipFill>
                  <pic:spPr>
                    <a:xfrm>
                      <a:off x="0" y="0"/>
                      <a:ext cx="4707141" cy="2185701"/>
                    </a:xfrm>
                    <a:prstGeom prst="rect">
                      <a:avLst/>
                    </a:prstGeom>
                    <a:noFill/>
                    <a:ln>
                      <a:noFill/>
                    </a:ln>
                  </pic:spPr>
                </pic:pic>
              </a:graphicData>
            </a:graphic>
          </wp:inline>
        </w:drawing>
      </w:r>
    </w:p>
    <w:p w14:paraId="68DCD30B">
      <w:pPr>
        <w:spacing w:line="300" w:lineRule="auto"/>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图4.5 为</w:t>
      </w:r>
      <w:r>
        <w:rPr>
          <w:color w:val="000000" w:themeColor="text1"/>
          <w14:textFill>
            <w14:solidFill>
              <w14:schemeClr w14:val="tx1"/>
            </w14:solidFill>
          </w14:textFill>
        </w:rPr>
        <w:t>2018-2023年中国60岁及以上人口数量及占比统计</w:t>
      </w:r>
    </w:p>
    <w:p w14:paraId="39EF9AB3">
      <w:pPr>
        <w:spacing w:line="300" w:lineRule="auto"/>
        <w:ind w:firstLine="0" w:firstLineChars="0"/>
        <w:outlineLvl w:val="1"/>
        <w:rPr>
          <w:rFonts w:ascii="宋体" w:hAnsi="宋体" w:cs="宋体"/>
          <w:b/>
          <w:bCs/>
          <w:color w:val="000000" w:themeColor="text1"/>
          <w:sz w:val="24"/>
          <w14:textFill>
            <w14:solidFill>
              <w14:schemeClr w14:val="tx1"/>
            </w14:solidFill>
          </w14:textFill>
        </w:rPr>
      </w:pPr>
      <w:bookmarkStart w:id="297" w:name="_Toc201650396"/>
      <w:bookmarkStart w:id="298" w:name="_Toc201651858"/>
      <w:bookmarkStart w:id="299" w:name="_Toc27673"/>
      <w:r>
        <w:rPr>
          <w:rFonts w:ascii="宋体" w:hAnsi="宋体" w:cs="宋体"/>
          <w:b/>
          <w:bCs/>
          <w:color w:val="000000" w:themeColor="text1"/>
          <w:sz w:val="24"/>
          <w14:textFill>
            <w14:solidFill>
              <w14:schemeClr w14:val="tx1"/>
            </w14:solidFill>
          </w14:textFill>
        </w:rPr>
        <w:t>4.3 竞争者分析</w:t>
      </w:r>
      <w:bookmarkEnd w:id="297"/>
      <w:bookmarkEnd w:id="298"/>
      <w:bookmarkEnd w:id="299"/>
    </w:p>
    <w:p w14:paraId="48105850">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300" w:name="_Toc201651859"/>
      <w:bookmarkStart w:id="301" w:name="_Toc17115"/>
      <w:r>
        <w:rPr>
          <w:rFonts w:ascii="宋体" w:hAnsi="宋体" w:cs="宋体"/>
          <w:b/>
          <w:bCs/>
          <w:color w:val="000000" w:themeColor="text1"/>
          <w:szCs w:val="21"/>
          <w14:textFill>
            <w14:solidFill>
              <w14:schemeClr w14:val="tx1"/>
            </w14:solidFill>
          </w14:textFill>
        </w:rPr>
        <w:t>4.</w:t>
      </w:r>
      <w:r>
        <w:rPr>
          <w:rFonts w:hint="eastAsia" w:ascii="宋体" w:hAnsi="宋体" w:cs="宋体"/>
          <w:b/>
          <w:bCs/>
          <w:color w:val="000000" w:themeColor="text1"/>
          <w:szCs w:val="21"/>
          <w14:textFill>
            <w14:solidFill>
              <w14:schemeClr w14:val="tx1"/>
            </w14:solidFill>
          </w14:textFill>
        </w:rPr>
        <w:t>3</w:t>
      </w:r>
      <w:r>
        <w:rPr>
          <w:rFonts w:ascii="宋体" w:hAnsi="宋体" w:cs="宋体"/>
          <w:b/>
          <w:bCs/>
          <w:color w:val="000000" w:themeColor="text1"/>
          <w:szCs w:val="21"/>
          <w14:textFill>
            <w14:solidFill>
              <w14:schemeClr w14:val="tx1"/>
            </w14:solidFill>
          </w14:textFill>
        </w:rPr>
        <w:t>.1 竞</w:t>
      </w:r>
      <w:bookmarkEnd w:id="300"/>
      <w:r>
        <w:rPr>
          <w:rFonts w:hint="eastAsia" w:ascii="宋体" w:hAnsi="宋体" w:cs="宋体"/>
          <w:b/>
          <w:bCs/>
          <w:color w:val="000000" w:themeColor="text1"/>
          <w:szCs w:val="21"/>
          <w14:textFill>
            <w14:solidFill>
              <w14:schemeClr w14:val="tx1"/>
            </w14:solidFill>
          </w14:textFill>
        </w:rPr>
        <w:t>品分析</w:t>
      </w:r>
      <w:bookmarkEnd w:id="301"/>
    </w:p>
    <w:p w14:paraId="6FBCCB7C">
      <w:pPr>
        <w:widowControl w:val="0"/>
        <w:spacing w:line="300" w:lineRule="auto"/>
        <w:ind w:firstLine="315"/>
        <w:jc w:val="center"/>
        <w:rPr>
          <w:rFonts w:ascii="宋体" w:hAnsi="宋体" w:cs="宋体"/>
          <w:szCs w:val="21"/>
        </w:rPr>
      </w:pPr>
      <w:bookmarkStart w:id="302" w:name="_Toc201651860"/>
      <w:r>
        <w:rPr>
          <w:rFonts w:hint="eastAsia" w:ascii="宋体" w:hAnsi="宋体" w:cs="宋体"/>
          <w:szCs w:val="21"/>
        </w:rPr>
        <w:t>表</w:t>
      </w:r>
      <w:r>
        <w:rPr>
          <w:rFonts w:ascii="宋体" w:hAnsi="宋体" w:cs="宋体"/>
          <w:szCs w:val="21"/>
        </w:rPr>
        <w:t>4</w:t>
      </w:r>
      <w:r>
        <w:rPr>
          <w:rFonts w:hint="eastAsia" w:ascii="宋体" w:hAnsi="宋体" w:cs="宋体"/>
          <w:szCs w:val="21"/>
        </w:rPr>
        <w:t>.</w:t>
      </w:r>
      <w:r>
        <w:rPr>
          <w:rFonts w:ascii="宋体" w:hAnsi="宋体" w:cs="宋体"/>
          <w:szCs w:val="21"/>
        </w:rPr>
        <w:t>2智能陪护机器人竞品分析表</w:t>
      </w:r>
    </w:p>
    <w:tbl>
      <w:tblPr>
        <w:tblStyle w:val="46"/>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1559"/>
        <w:gridCol w:w="1418"/>
        <w:gridCol w:w="1559"/>
        <w:gridCol w:w="1559"/>
        <w:gridCol w:w="1418"/>
      </w:tblGrid>
      <w:tr w14:paraId="7AE7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846" w:type="dxa"/>
            <w:tcBorders>
              <w:top w:val="nil"/>
              <w:left w:val="nil"/>
              <w:bottom w:val="nil"/>
              <w:right w:val="nil"/>
              <w:insideV w:val="nil"/>
            </w:tcBorders>
            <w:shd w:val="clear" w:color="auto" w:fill="5B9BD5" w:themeFill="accent1"/>
            <w:vAlign w:val="center"/>
          </w:tcPr>
          <w:p w14:paraId="053D0E72">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维度</w:t>
            </w:r>
          </w:p>
        </w:tc>
        <w:tc>
          <w:tcPr>
            <w:tcW w:w="1559" w:type="dxa"/>
            <w:tcBorders>
              <w:top w:val="nil"/>
              <w:bottom w:val="nil"/>
              <w:right w:val="nil"/>
              <w:insideV w:val="nil"/>
            </w:tcBorders>
            <w:shd w:val="clear" w:color="auto" w:fill="5B9BD5" w:themeFill="accent1"/>
            <w:vAlign w:val="center"/>
          </w:tcPr>
          <w:p w14:paraId="60507625">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智慧守护伴（本项目）</w:t>
            </w:r>
          </w:p>
        </w:tc>
        <w:tc>
          <w:tcPr>
            <w:tcW w:w="1418" w:type="dxa"/>
            <w:tcBorders>
              <w:top w:val="nil"/>
              <w:bottom w:val="nil"/>
              <w:right w:val="nil"/>
              <w:insideV w:val="nil"/>
            </w:tcBorders>
            <w:shd w:val="clear" w:color="auto" w:fill="5B9BD5" w:themeFill="accent1"/>
            <w:vAlign w:val="center"/>
          </w:tcPr>
          <w:p w14:paraId="181B36FB">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日本LOVOT（情感陪伴型）</w:t>
            </w:r>
          </w:p>
        </w:tc>
        <w:tc>
          <w:tcPr>
            <w:tcW w:w="1559" w:type="dxa"/>
            <w:tcBorders>
              <w:top w:val="nil"/>
              <w:bottom w:val="nil"/>
              <w:right w:val="nil"/>
              <w:insideV w:val="nil"/>
            </w:tcBorders>
            <w:shd w:val="clear" w:color="auto" w:fill="5B9BD5" w:themeFill="accent1"/>
            <w:vAlign w:val="center"/>
          </w:tcPr>
          <w:p w14:paraId="2D7C0FDC">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Paro（医疗护理型）</w:t>
            </w:r>
          </w:p>
        </w:tc>
        <w:tc>
          <w:tcPr>
            <w:tcW w:w="1559" w:type="dxa"/>
            <w:tcBorders>
              <w:top w:val="nil"/>
              <w:bottom w:val="nil"/>
              <w:right w:val="nil"/>
              <w:insideV w:val="nil"/>
            </w:tcBorders>
            <w:shd w:val="clear" w:color="auto" w:fill="5B9BD5" w:themeFill="accent1"/>
            <w:vAlign w:val="center"/>
          </w:tcPr>
          <w:p w14:paraId="573632AD">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乐普健康一体机（医疗监测型）</w:t>
            </w:r>
          </w:p>
        </w:tc>
        <w:tc>
          <w:tcPr>
            <w:tcW w:w="1418" w:type="dxa"/>
            <w:tcBorders>
              <w:top w:val="nil"/>
              <w:bottom w:val="nil"/>
              <w:right w:val="nil"/>
              <w:insideV w:val="nil"/>
            </w:tcBorders>
            <w:shd w:val="clear" w:color="auto" w:fill="5B9BD5" w:themeFill="accent1"/>
            <w:vAlign w:val="center"/>
          </w:tcPr>
          <w:p w14:paraId="63CF67FC">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作为科技助行机器人（康复辅助型）</w:t>
            </w:r>
          </w:p>
        </w:tc>
      </w:tr>
      <w:tr w14:paraId="74332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trPr>
        <w:tc>
          <w:tcPr>
            <w:tcW w:w="846" w:type="dxa"/>
            <w:shd w:val="clear" w:color="auto" w:fill="DEEAF6" w:themeFill="accent1" w:themeFillTint="33"/>
            <w:vAlign w:val="center"/>
          </w:tcPr>
          <w:p w14:paraId="2758EF58">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核心功能</w:t>
            </w:r>
          </w:p>
        </w:tc>
        <w:tc>
          <w:tcPr>
            <w:tcW w:w="1559" w:type="dxa"/>
            <w:shd w:val="clear" w:color="auto" w:fill="DEEAF6" w:themeFill="accent1" w:themeFillTint="33"/>
            <w:vAlign w:val="center"/>
          </w:tcPr>
          <w:p w14:paraId="3A64B97A">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健康监测（心率/血氧/跌倒检测）、情感交互（深度学习家人习惯）</w:t>
            </w:r>
          </w:p>
        </w:tc>
        <w:tc>
          <w:tcPr>
            <w:tcW w:w="1418" w:type="dxa"/>
            <w:shd w:val="clear" w:color="auto" w:fill="DEEAF6" w:themeFill="accent1" w:themeFillTint="33"/>
            <w:vAlign w:val="center"/>
          </w:tcPr>
          <w:p w14:paraId="7F3C334D">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情感交互、陪伴</w:t>
            </w:r>
          </w:p>
        </w:tc>
        <w:tc>
          <w:tcPr>
            <w:tcW w:w="1559" w:type="dxa"/>
            <w:shd w:val="clear" w:color="auto" w:fill="DEEAF6" w:themeFill="accent1" w:themeFillTint="33"/>
            <w:vAlign w:val="center"/>
          </w:tcPr>
          <w:p w14:paraId="4F59FB33">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情感治疗（缓解焦虑、抑郁）</w:t>
            </w:r>
          </w:p>
        </w:tc>
        <w:tc>
          <w:tcPr>
            <w:tcW w:w="1559" w:type="dxa"/>
            <w:shd w:val="clear" w:color="auto" w:fill="DEEAF6" w:themeFill="accent1" w:themeFillTint="33"/>
            <w:vAlign w:val="center"/>
          </w:tcPr>
          <w:p w14:paraId="15A4DE75">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健康监测（心电/血压/血氧）、远程医疗</w:t>
            </w:r>
          </w:p>
        </w:tc>
        <w:tc>
          <w:tcPr>
            <w:tcW w:w="1418" w:type="dxa"/>
            <w:shd w:val="clear" w:color="auto" w:fill="DEEAF6" w:themeFill="accent1" w:themeFillTint="33"/>
            <w:vAlign w:val="center"/>
          </w:tcPr>
          <w:p w14:paraId="77CFF140">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步态训练、下肢康复辅助</w:t>
            </w:r>
          </w:p>
        </w:tc>
      </w:tr>
      <w:tr w14:paraId="4A522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846" w:type="dxa"/>
            <w:vAlign w:val="center"/>
          </w:tcPr>
          <w:p w14:paraId="68850304">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技术亮点</w:t>
            </w:r>
          </w:p>
        </w:tc>
        <w:tc>
          <w:tcPr>
            <w:tcW w:w="1559" w:type="dxa"/>
            <w:vAlign w:val="center"/>
          </w:tcPr>
          <w:p w14:paraId="7EDDA928">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科大讯飞星火大模型、多传感器融合、适老化UI</w:t>
            </w:r>
          </w:p>
        </w:tc>
        <w:tc>
          <w:tcPr>
            <w:tcW w:w="1418" w:type="dxa"/>
            <w:vAlign w:val="center"/>
          </w:tcPr>
          <w:p w14:paraId="160EB3F9">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高精度面部控制、触觉反馈</w:t>
            </w:r>
          </w:p>
        </w:tc>
        <w:tc>
          <w:tcPr>
            <w:tcW w:w="1559" w:type="dxa"/>
            <w:vAlign w:val="center"/>
          </w:tcPr>
          <w:p w14:paraId="3C616E9C">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仿生毛绒触感、舒缓声效</w:t>
            </w:r>
          </w:p>
        </w:tc>
        <w:tc>
          <w:tcPr>
            <w:tcW w:w="1559" w:type="dxa"/>
            <w:vAlign w:val="center"/>
          </w:tcPr>
          <w:p w14:paraId="0675E444">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乐普AI-ECG心电分析、云平台互联</w:t>
            </w:r>
          </w:p>
        </w:tc>
        <w:tc>
          <w:tcPr>
            <w:tcW w:w="1418" w:type="dxa"/>
            <w:vAlign w:val="center"/>
          </w:tcPr>
          <w:p w14:paraId="0C75514A">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人体工学力学设计、智能步态算法</w:t>
            </w:r>
          </w:p>
        </w:tc>
      </w:tr>
      <w:tr w14:paraId="7BC2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846" w:type="dxa"/>
            <w:shd w:val="clear" w:color="auto" w:fill="DEEAF6" w:themeFill="accent1" w:themeFillTint="33"/>
            <w:vAlign w:val="center"/>
          </w:tcPr>
          <w:p w14:paraId="586CF494">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目标用户</w:t>
            </w:r>
          </w:p>
        </w:tc>
        <w:tc>
          <w:tcPr>
            <w:tcW w:w="1559" w:type="dxa"/>
            <w:shd w:val="clear" w:color="auto" w:fill="DEEAF6" w:themeFill="accent1" w:themeFillTint="33"/>
            <w:vAlign w:val="center"/>
          </w:tcPr>
          <w:p w14:paraId="1CAF6240">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独居老人、需健康监护家庭</w:t>
            </w:r>
          </w:p>
        </w:tc>
        <w:tc>
          <w:tcPr>
            <w:tcW w:w="1418" w:type="dxa"/>
            <w:shd w:val="clear" w:color="auto" w:fill="DEEAF6" w:themeFill="accent1" w:themeFillTint="33"/>
            <w:vAlign w:val="center"/>
          </w:tcPr>
          <w:p w14:paraId="26058CEF">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高收入家庭、情感需求人群</w:t>
            </w:r>
          </w:p>
        </w:tc>
        <w:tc>
          <w:tcPr>
            <w:tcW w:w="1559" w:type="dxa"/>
            <w:shd w:val="clear" w:color="auto" w:fill="DEEAF6" w:themeFill="accent1" w:themeFillTint="33"/>
            <w:vAlign w:val="center"/>
          </w:tcPr>
          <w:p w14:paraId="233D27A4">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阿尔茨海默病患者、养老机构</w:t>
            </w:r>
          </w:p>
        </w:tc>
        <w:tc>
          <w:tcPr>
            <w:tcW w:w="1559" w:type="dxa"/>
            <w:shd w:val="clear" w:color="auto" w:fill="DEEAF6" w:themeFill="accent1" w:themeFillTint="33"/>
            <w:vAlign w:val="center"/>
          </w:tcPr>
          <w:p w14:paraId="392286CF">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慢病老人、社区医疗中心</w:t>
            </w:r>
          </w:p>
        </w:tc>
        <w:tc>
          <w:tcPr>
            <w:tcW w:w="1418" w:type="dxa"/>
            <w:shd w:val="clear" w:color="auto" w:fill="DEEAF6" w:themeFill="accent1" w:themeFillTint="33"/>
            <w:vAlign w:val="center"/>
          </w:tcPr>
          <w:p w14:paraId="4F815C3E">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中风/术后康复患者</w:t>
            </w:r>
          </w:p>
        </w:tc>
      </w:tr>
      <w:tr w14:paraId="4BAB7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846" w:type="dxa"/>
            <w:vAlign w:val="center"/>
          </w:tcPr>
          <w:p w14:paraId="4DA954C7">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价格区间</w:t>
            </w:r>
          </w:p>
        </w:tc>
        <w:tc>
          <w:tcPr>
            <w:tcW w:w="1559" w:type="dxa"/>
            <w:vAlign w:val="center"/>
          </w:tcPr>
          <w:p w14:paraId="722000C6">
            <w:pPr>
              <w:widowControl w:val="0"/>
              <w:spacing w:line="240" w:lineRule="auto"/>
              <w:ind w:firstLine="0" w:firstLineChars="0"/>
              <w:jc w:val="center"/>
              <w:textAlignment w:val="center"/>
              <w:rPr>
                <w:rFonts w:ascii="宋体" w:hAnsi="宋体" w:cs="宋体"/>
                <w:color w:val="000000"/>
                <w:szCs w:val="21"/>
              </w:rPr>
            </w:pPr>
            <w:r>
              <w:rPr>
                <w:rFonts w:ascii="宋体" w:hAnsi="宋体" w:cs="宋体"/>
                <w:color w:val="000000"/>
                <w:szCs w:val="21"/>
                <w:lang w:bidi="ar"/>
              </w:rPr>
              <w:t>1000</w:t>
            </w:r>
            <w:r>
              <w:rPr>
                <w:rFonts w:hint="eastAsia" w:ascii="宋体" w:hAnsi="宋体" w:cs="宋体"/>
                <w:color w:val="000000"/>
                <w:szCs w:val="21"/>
                <w:lang w:bidi="ar"/>
              </w:rPr>
              <w:t>-</w:t>
            </w:r>
            <w:r>
              <w:rPr>
                <w:rFonts w:ascii="宋体" w:hAnsi="宋体" w:cs="宋体"/>
                <w:color w:val="000000"/>
                <w:szCs w:val="21"/>
                <w:lang w:bidi="ar"/>
              </w:rPr>
              <w:t>6000</w:t>
            </w:r>
            <w:r>
              <w:rPr>
                <w:rFonts w:hint="eastAsia" w:ascii="宋体" w:hAnsi="宋体" w:cs="宋体"/>
                <w:color w:val="000000"/>
                <w:szCs w:val="21"/>
                <w:lang w:bidi="ar"/>
              </w:rPr>
              <w:t>元</w:t>
            </w:r>
          </w:p>
        </w:tc>
        <w:tc>
          <w:tcPr>
            <w:tcW w:w="1418" w:type="dxa"/>
            <w:vAlign w:val="center"/>
          </w:tcPr>
          <w:p w14:paraId="789D60F0">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约7万元</w:t>
            </w:r>
          </w:p>
        </w:tc>
        <w:tc>
          <w:tcPr>
            <w:tcW w:w="1559" w:type="dxa"/>
            <w:vAlign w:val="center"/>
          </w:tcPr>
          <w:p w14:paraId="1A3CBCDB">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约5000元</w:t>
            </w:r>
          </w:p>
        </w:tc>
        <w:tc>
          <w:tcPr>
            <w:tcW w:w="1559" w:type="dxa"/>
            <w:vAlign w:val="center"/>
          </w:tcPr>
          <w:p w14:paraId="7F5231FD">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3000-8000元</w:t>
            </w:r>
          </w:p>
        </w:tc>
        <w:tc>
          <w:tcPr>
            <w:tcW w:w="1418" w:type="dxa"/>
            <w:vAlign w:val="center"/>
          </w:tcPr>
          <w:p w14:paraId="4E46C48D">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2万-5万元</w:t>
            </w:r>
          </w:p>
        </w:tc>
      </w:tr>
      <w:tr w14:paraId="78ECE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846" w:type="dxa"/>
            <w:tcBorders>
              <w:bottom w:val="single" w:color="4472C4" w:themeColor="accent5" w:sz="4" w:space="0"/>
            </w:tcBorders>
            <w:shd w:val="clear" w:color="auto" w:fill="DEEAF6" w:themeFill="accent1" w:themeFillTint="33"/>
            <w:vAlign w:val="center"/>
          </w:tcPr>
          <w:p w14:paraId="7295FA77">
            <w:pPr>
              <w:widowControl w:val="0"/>
              <w:spacing w:line="240" w:lineRule="auto"/>
              <w:ind w:firstLine="0" w:firstLineChars="0"/>
              <w:jc w:val="center"/>
              <w:textAlignment w:val="center"/>
              <w:rPr>
                <w:rFonts w:ascii="宋体" w:hAnsi="宋体" w:cs="宋体"/>
                <w:b w:val="0"/>
                <w:bCs w:val="0"/>
                <w:color w:val="000000"/>
                <w:szCs w:val="21"/>
              </w:rPr>
            </w:pPr>
            <w:r>
              <w:rPr>
                <w:rFonts w:hint="eastAsia" w:ascii="宋体" w:hAnsi="宋体" w:cs="宋体"/>
                <w:b/>
                <w:bCs/>
                <w:color w:val="000000"/>
                <w:szCs w:val="21"/>
                <w:lang w:bidi="ar"/>
              </w:rPr>
              <w:t>盈利模式</w:t>
            </w:r>
          </w:p>
        </w:tc>
        <w:tc>
          <w:tcPr>
            <w:tcW w:w="1559" w:type="dxa"/>
            <w:tcBorders>
              <w:bottom w:val="single" w:color="4472C4" w:themeColor="accent5" w:sz="4" w:space="0"/>
            </w:tcBorders>
            <w:shd w:val="clear" w:color="auto" w:fill="DEEAF6" w:themeFill="accent1" w:themeFillTint="33"/>
            <w:vAlign w:val="center"/>
          </w:tcPr>
          <w:p w14:paraId="5F0958F2">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硬件销售+订阅服务（健康报告）+广告佣金</w:t>
            </w:r>
          </w:p>
        </w:tc>
        <w:tc>
          <w:tcPr>
            <w:tcW w:w="1418" w:type="dxa"/>
            <w:tcBorders>
              <w:bottom w:val="single" w:color="4472C4" w:themeColor="accent5" w:sz="4" w:space="0"/>
            </w:tcBorders>
            <w:shd w:val="clear" w:color="auto" w:fill="DEEAF6" w:themeFill="accent1" w:themeFillTint="33"/>
            <w:vAlign w:val="center"/>
          </w:tcPr>
          <w:p w14:paraId="5AA1297B">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一次性销售</w:t>
            </w:r>
          </w:p>
        </w:tc>
        <w:tc>
          <w:tcPr>
            <w:tcW w:w="1559" w:type="dxa"/>
            <w:tcBorders>
              <w:bottom w:val="single" w:color="4472C4" w:themeColor="accent5" w:sz="4" w:space="0"/>
            </w:tcBorders>
            <w:shd w:val="clear" w:color="auto" w:fill="DEEAF6" w:themeFill="accent1" w:themeFillTint="33"/>
            <w:vAlign w:val="center"/>
          </w:tcPr>
          <w:p w14:paraId="03CEF1D4">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机构采购+耗材更换</w:t>
            </w:r>
          </w:p>
        </w:tc>
        <w:tc>
          <w:tcPr>
            <w:tcW w:w="1559" w:type="dxa"/>
            <w:tcBorders>
              <w:bottom w:val="single" w:color="4472C4" w:themeColor="accent5" w:sz="4" w:space="0"/>
            </w:tcBorders>
            <w:shd w:val="clear" w:color="auto" w:fill="DEEAF6" w:themeFill="accent1" w:themeFillTint="33"/>
            <w:vAlign w:val="center"/>
          </w:tcPr>
          <w:p w14:paraId="498B5921">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设备销售+医疗服务分成</w:t>
            </w:r>
          </w:p>
        </w:tc>
        <w:tc>
          <w:tcPr>
            <w:tcW w:w="1418" w:type="dxa"/>
            <w:tcBorders>
              <w:bottom w:val="single" w:color="4472C4" w:themeColor="accent5" w:sz="4" w:space="0"/>
            </w:tcBorders>
            <w:shd w:val="clear" w:color="auto" w:fill="DEEAF6" w:themeFill="accent1" w:themeFillTint="33"/>
            <w:vAlign w:val="center"/>
          </w:tcPr>
          <w:p w14:paraId="6E358AEC">
            <w:pPr>
              <w:widowControl w:val="0"/>
              <w:spacing w:line="240" w:lineRule="auto"/>
              <w:ind w:firstLine="0" w:firstLineChars="0"/>
              <w:jc w:val="center"/>
              <w:textAlignment w:val="center"/>
              <w:rPr>
                <w:rFonts w:ascii="宋体" w:hAnsi="宋体" w:cs="宋体"/>
                <w:color w:val="000000"/>
                <w:szCs w:val="21"/>
              </w:rPr>
            </w:pPr>
            <w:r>
              <w:rPr>
                <w:rFonts w:hint="eastAsia" w:ascii="宋体" w:hAnsi="宋体" w:cs="宋体"/>
                <w:color w:val="000000"/>
                <w:szCs w:val="21"/>
                <w:lang w:bidi="ar"/>
              </w:rPr>
              <w:t>销售+康复机构合作</w:t>
            </w:r>
          </w:p>
        </w:tc>
      </w:tr>
    </w:tbl>
    <w:p w14:paraId="4CB16CF9">
      <w:pPr>
        <w:widowControl w:val="0"/>
        <w:spacing w:line="300" w:lineRule="auto"/>
        <w:ind w:firstLine="0" w:firstLineChars="0"/>
        <w:jc w:val="both"/>
        <w:rPr>
          <w:rFonts w:ascii="宋体" w:hAnsi="宋体" w:cs="宋体"/>
          <w:b/>
          <w:bCs/>
          <w:sz w:val="24"/>
        </w:rPr>
      </w:pPr>
    </w:p>
    <w:p w14:paraId="48F1C59F">
      <w:pPr>
        <w:widowControl w:val="0"/>
        <w:spacing w:line="300" w:lineRule="auto"/>
        <w:ind w:firstLine="422" w:firstLineChars="200"/>
        <w:jc w:val="both"/>
        <w:rPr>
          <w:b/>
          <w:bCs/>
        </w:rPr>
      </w:pPr>
      <w:r>
        <w:rPr>
          <w:rFonts w:hint="eastAsia"/>
          <w:b/>
          <w:bCs/>
        </w:rPr>
        <w:t>1.</w:t>
      </w:r>
      <w:r>
        <w:rPr>
          <w:b/>
          <w:bCs/>
        </w:rPr>
        <w:t>核心功能分析</w:t>
      </w:r>
    </w:p>
    <w:p w14:paraId="77D63C6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智慧守护伴作为本项目产品，在功能设计上实现了健康监测与情感交互的有机结合，其核心优势在于集成了心率、血氧和跌倒检测等医疗级监测功能</w:t>
      </w:r>
      <w:r>
        <w:rPr>
          <w:rFonts w:hint="eastAsia" w:ascii="宋体" w:hAnsi="宋体" w:cs="宋体"/>
          <w:color w:val="000000" w:themeColor="text1"/>
          <w:szCs w:val="21"/>
          <w14:textFill>
            <w14:solidFill>
              <w14:schemeClr w14:val="tx1"/>
            </w14:solidFill>
          </w14:textFill>
        </w:rPr>
        <w:t>，并具有应急处理的能力</w:t>
      </w:r>
      <w:r>
        <w:rPr>
          <w:rFonts w:ascii="宋体" w:hAnsi="宋体" w:cs="宋体"/>
          <w:color w:val="000000" w:themeColor="text1"/>
          <w:szCs w:val="21"/>
          <w14:textFill>
            <w14:solidFill>
              <w14:schemeClr w14:val="tx1"/>
            </w14:solidFill>
          </w14:textFill>
        </w:rPr>
        <w:t>，同时通过深度学习技术实现个性化情感交互。相比之下，日本LOVOT专注于高端情感陪伴市场，能提供极致的情感体验，但缺乏健康监测功能；Paro则定位于医疗护理领域，其仿生毛绒触感和舒缓声效对阿尔茨海默病患者具有显著疗效；乐普健康一体机凭借专业医疗监测功能在慢病管理市场占据优势；作为科技助行机器人则专注于康复训练领域，其智能步态算法为术后患者提供专业支持。</w:t>
      </w:r>
    </w:p>
    <w:p w14:paraId="25561B88">
      <w:pPr>
        <w:widowControl w:val="0"/>
        <w:spacing w:line="300" w:lineRule="auto"/>
        <w:ind w:firstLine="422" w:firstLineChars="200"/>
        <w:jc w:val="both"/>
        <w:rPr>
          <w:b/>
          <w:bCs/>
        </w:rPr>
      </w:pPr>
      <w:r>
        <w:rPr>
          <w:rFonts w:hint="eastAsia"/>
          <w:b/>
          <w:bCs/>
        </w:rPr>
        <w:t>2.</w:t>
      </w:r>
      <w:r>
        <w:rPr>
          <w:b/>
          <w:bCs/>
        </w:rPr>
        <w:t>技术特点分析</w:t>
      </w:r>
    </w:p>
    <w:p w14:paraId="31A1853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从技术实现来看，智慧守护伴采用了科大讯飞星火大模型和多传感器融合技术，在交互智能性和数据准确性方面表现突出。日本LOVOT的高精度面部控制技术使其在表情拟真度上独树一帜，Paro的仿生触感技术则更注重用户体验的舒适性。乐普健康一体机凭借乐普AI-ECG心电分析技术确保了医疗数据的权威性，而作为科技助行机器人的人体工学设计和智能步态算法则体现了其在康复领域的专业性。各竞品的技术路线差异明显，反映了不同的市场定位和产品理念。</w:t>
      </w:r>
    </w:p>
    <w:p w14:paraId="42AEE6C5">
      <w:pPr>
        <w:widowControl w:val="0"/>
        <w:spacing w:line="300" w:lineRule="auto"/>
        <w:ind w:firstLine="422" w:firstLineChars="200"/>
        <w:jc w:val="both"/>
        <w:rPr>
          <w:b/>
          <w:bCs/>
        </w:rPr>
      </w:pPr>
      <w:r>
        <w:rPr>
          <w:b/>
          <w:bCs/>
        </w:rPr>
        <w:t>3</w:t>
      </w:r>
      <w:r>
        <w:rPr>
          <w:rFonts w:hint="eastAsia"/>
          <w:b/>
          <w:bCs/>
        </w:rPr>
        <w:t>.</w:t>
      </w:r>
      <w:r>
        <w:rPr>
          <w:b/>
          <w:bCs/>
        </w:rPr>
        <w:t>市场定位与价格分析</w:t>
      </w:r>
    </w:p>
    <w:p w14:paraId="1AC19D2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在市场定位方面，智慧守护伴采取差异化策略，同时覆盖健康监护和情感陪伴需求。其价格区间灵活，覆盖1000</w:t>
      </w: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6000元这一策略显著降低了用户的使用门槛，提高了产品的市场竞争力。相比之下，日本LOVOT定价约7万元，明确锁定高收入人群，产品定价反映其奢侈品属性；Paro定价约5000元，主要面向医疗机构和特殊患者群体；乐普健康一体机价格区间为3000-8000元，深耕社区医疗市场；作为科技助行机器人价格区间为2万-5万元，专注于康复机构专业市场。各产品的价格区间和渠道策略均与其目标用户群体特征高度匹配，形成了清晰的市场区隔。</w:t>
      </w:r>
    </w:p>
    <w:p w14:paraId="034F666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综上所述，智慧守护伴有其自身的优势：（</w:t>
      </w:r>
      <w:r>
        <w:rPr>
          <w:rFonts w:ascii="宋体" w:hAnsi="宋体" w:cs="宋体"/>
          <w:color w:val="000000" w:themeColor="text1"/>
          <w:szCs w:val="21"/>
          <w14:textFill>
            <w14:solidFill>
              <w14:schemeClr w14:val="tx1"/>
            </w14:solidFill>
          </w14:textFill>
        </w:rPr>
        <w:t>1)功能组合覆盖健康管理三大刚需；</w:t>
      </w: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性价比高，可为多数家庭所承受，家庭</w:t>
      </w:r>
      <w:r>
        <w:rPr>
          <w:rFonts w:ascii="宋体" w:hAnsi="宋体" w:cs="宋体"/>
          <w:color w:val="000000" w:themeColor="text1"/>
          <w:szCs w:val="21"/>
          <w14:textFill>
            <w14:solidFill>
              <w14:schemeClr w14:val="tx1"/>
            </w14:solidFill>
          </w14:textFill>
        </w:rPr>
        <w:t>可及性</w:t>
      </w:r>
      <w:r>
        <w:rPr>
          <w:rFonts w:hint="eastAsia" w:ascii="宋体" w:hAnsi="宋体" w:cs="宋体"/>
          <w:color w:val="000000" w:themeColor="text1"/>
          <w:szCs w:val="21"/>
          <w14:textFill>
            <w14:solidFill>
              <w14:schemeClr w14:val="tx1"/>
            </w14:solidFill>
          </w14:textFill>
        </w:rPr>
        <w:t>高</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（3</w:t>
      </w:r>
      <w:r>
        <w:rPr>
          <w:rFonts w:ascii="宋体" w:hAnsi="宋体" w:cs="宋体"/>
          <w:color w:val="000000" w:themeColor="text1"/>
          <w:szCs w:val="21"/>
          <w14:textFill>
            <w14:solidFill>
              <w14:schemeClr w14:val="tx1"/>
            </w14:solidFill>
          </w14:textFill>
        </w:rPr>
        <w:t>)商业模式灵活，硬件+服务双轮驱动。相比单一功能竞品，本项目更适合中国养老市场的多元化需求，在性价比和服务延展性方面优势显著。</w:t>
      </w:r>
    </w:p>
    <w:p w14:paraId="46BE8178">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303" w:name="_Toc3972"/>
      <w:r>
        <w:rPr>
          <w:rFonts w:ascii="宋体" w:hAnsi="宋体" w:cs="宋体"/>
          <w:b/>
          <w:bCs/>
          <w:color w:val="000000" w:themeColor="text1"/>
          <w:szCs w:val="21"/>
          <w14:textFill>
            <w14:solidFill>
              <w14:schemeClr w14:val="tx1"/>
            </w14:solidFill>
          </w14:textFill>
        </w:rPr>
        <w:t>4.2.2 竞争核心维度</w:t>
      </w:r>
      <w:bookmarkEnd w:id="302"/>
      <w:bookmarkEnd w:id="303"/>
    </w:p>
    <w:p w14:paraId="7536AB8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智慧养老的核心技术依赖AI算法（如行为识别、健康预测），而AI芯片的算力直接影响产品性能。2022年中国AI芯片市场规模达850亿元（同比增长94.6%），2023年增至1206亿元，预计2025年</w:t>
      </w:r>
      <w:r>
        <w:rPr>
          <w:color w:val="000000" w:themeColor="text1"/>
          <w14:textFill>
            <w14:solidFill>
              <w14:schemeClr w14:val="tx1"/>
            </w14:solidFill>
          </w14:textFill>
        </w:rPr>
        <w:t>突破</w:t>
      </w:r>
      <w:r>
        <w:rPr>
          <w:rFonts w:ascii="宋体" w:hAnsi="宋体" w:cs="宋体"/>
          <w:color w:val="000000" w:themeColor="text1"/>
          <w:szCs w:val="21"/>
          <w14:textFill>
            <w14:solidFill>
              <w14:schemeClr w14:val="tx1"/>
            </w14:solidFill>
          </w14:textFill>
        </w:rPr>
        <w:t>1500亿元</w:t>
      </w:r>
      <w:r>
        <w:rPr>
          <w:rFonts w:hint="eastAsia" w:ascii="宋体" w:hAnsi="宋体" w:cs="宋体"/>
          <w:color w:val="000000" w:themeColor="text1"/>
          <w:szCs w:val="21"/>
          <w14:textFill>
            <w14:solidFill>
              <w14:schemeClr w14:val="tx1"/>
            </w14:solidFill>
          </w14:textFill>
        </w:rPr>
        <w:t>，如图4.6所示</w:t>
      </w:r>
      <w:r>
        <w:rPr>
          <w:rFonts w:ascii="宋体" w:hAnsi="宋体" w:cs="宋体"/>
          <w:color w:val="000000" w:themeColor="text1"/>
          <w:szCs w:val="21"/>
          <w14:textFill>
            <w14:solidFill>
              <w14:schemeClr w14:val="tx1"/>
            </w14:solidFill>
          </w14:textFill>
        </w:rPr>
        <w:t>。华为海思、寒武纪、地平线等企业加速布局</w:t>
      </w:r>
      <w:r>
        <w:rPr>
          <w:rFonts w:hint="eastAsia" w:ascii="宋体" w:hAnsi="宋体" w:cs="宋体"/>
          <w:color w:val="000000" w:themeColor="text1"/>
          <w:szCs w:val="21"/>
          <w14:textFill>
            <w14:solidFill>
              <w14:schemeClr w14:val="tx1"/>
            </w14:solidFill>
          </w14:textFill>
        </w:rPr>
        <w:t>（如图7所示）</w:t>
      </w:r>
      <w:r>
        <w:rPr>
          <w:rFonts w:ascii="宋体" w:hAnsi="宋体" w:cs="宋体"/>
          <w:color w:val="000000" w:themeColor="text1"/>
          <w:szCs w:val="21"/>
          <w14:textFill>
            <w14:solidFill>
              <w14:schemeClr w14:val="tx1"/>
            </w14:solidFill>
          </w14:textFill>
        </w:rPr>
        <w:t>，推动国产AI芯片在养老设备的应用。高端设备（如AI陪护机器人）依赖高性能芯片，寒武纪、地平线等企业的边缘计算芯片可支持低功耗实时监测。国产AI芯片的成熟降低了智能养老设备的硬件成本，使普惠型解决方案（如社区智慧养老终端）成为可能。</w:t>
      </w:r>
    </w:p>
    <w:p w14:paraId="7AB9B439">
      <w:pPr>
        <w:spacing w:line="30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97780" cy="2522220"/>
            <wp:effectExtent l="0" t="0" r="7620" b="5080"/>
            <wp:docPr id="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
                    <pic:cNvPicPr>
                      <a:picLocks noChangeAspect="1"/>
                    </pic:cNvPicPr>
                  </pic:nvPicPr>
                  <pic:blipFill>
                    <a:blip r:embed="rId53"/>
                    <a:stretch>
                      <a:fillRect/>
                    </a:stretch>
                  </pic:blipFill>
                  <pic:spPr>
                    <a:xfrm>
                      <a:off x="0" y="0"/>
                      <a:ext cx="5097780" cy="2522220"/>
                    </a:xfrm>
                    <a:prstGeom prst="rect">
                      <a:avLst/>
                    </a:prstGeom>
                    <a:noFill/>
                    <a:ln>
                      <a:noFill/>
                    </a:ln>
                  </pic:spPr>
                </pic:pic>
              </a:graphicData>
            </a:graphic>
          </wp:inline>
        </w:drawing>
      </w:r>
    </w:p>
    <w:p w14:paraId="4658DE59">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图</w:t>
      </w:r>
      <w:r>
        <w:rPr>
          <w:rFonts w:hint="eastAsia" w:ascii="Times New Roman" w:hAnsi="Times New Roman" w:cs="Times New Roman"/>
          <w:color w:val="000000" w:themeColor="text1"/>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6 为2019-2025年中国AI芯片市场规模预趋势图</w:t>
      </w:r>
    </w:p>
    <w:p w14:paraId="7FD156C8">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p>
    <w:p w14:paraId="2E110D11">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p>
    <w:p w14:paraId="4CF9CD30">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p>
    <w:p w14:paraId="04C41E05">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表</w:t>
      </w:r>
      <w:r>
        <w:rPr>
          <w:rFonts w:hint="eastAsia" w:ascii="Times New Roman" w:hAnsi="Times New Roman" w:cs="Times New Roman"/>
          <w:color w:val="000000" w:themeColor="text1"/>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3 为AI芯片主要企业布局情况</w:t>
      </w:r>
    </w:p>
    <w:p w14:paraId="3FCB1FB0">
      <w:pPr>
        <w:ind w:firstLine="360"/>
        <w:jc w:val="center"/>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drawing>
          <wp:inline distT="0" distB="0" distL="114300" distR="114300">
            <wp:extent cx="4396105" cy="4693285"/>
            <wp:effectExtent l="0" t="0" r="10795" b="5715"/>
            <wp:docPr id="7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descr="IMG_256"/>
                    <pic:cNvPicPr>
                      <a:picLocks noChangeAspect="1"/>
                    </pic:cNvPicPr>
                  </pic:nvPicPr>
                  <pic:blipFill>
                    <a:blip r:embed="rId54"/>
                    <a:srcRect t="5196" b="3277"/>
                    <a:stretch>
                      <a:fillRect/>
                    </a:stretch>
                  </pic:blipFill>
                  <pic:spPr>
                    <a:xfrm>
                      <a:off x="0" y="0"/>
                      <a:ext cx="4396105" cy="4693285"/>
                    </a:xfrm>
                    <a:prstGeom prst="rect">
                      <a:avLst/>
                    </a:prstGeom>
                    <a:noFill/>
                    <a:ln w="9525">
                      <a:noFill/>
                    </a:ln>
                  </pic:spPr>
                </pic:pic>
              </a:graphicData>
            </a:graphic>
          </wp:inline>
        </w:drawing>
      </w:r>
    </w:p>
    <w:p w14:paraId="12E1FD25">
      <w:pPr>
        <w:spacing w:line="300" w:lineRule="auto"/>
        <w:ind w:firstLine="420" w:firstLineChars="200"/>
        <w:jc w:val="center"/>
        <w:rPr>
          <w:rFonts w:ascii="Times New Roman" w:hAnsi="Times New Roman" w:cs="Times New Roman"/>
          <w:color w:val="000000" w:themeColor="text1"/>
          <w14:textFill>
            <w14:solidFill>
              <w14:schemeClr w14:val="tx1"/>
            </w14:solidFill>
          </w14:textFill>
        </w:rPr>
      </w:pPr>
    </w:p>
    <w:p w14:paraId="3F2F08DD">
      <w:pPr>
        <w:spacing w:line="300" w:lineRule="auto"/>
        <w:ind w:firstLine="0" w:firstLineChars="0"/>
        <w:outlineLvl w:val="1"/>
        <w:rPr>
          <w:rFonts w:ascii="宋体" w:hAnsi="宋体" w:cs="宋体"/>
          <w:b/>
          <w:bCs/>
          <w:color w:val="000000" w:themeColor="text1"/>
          <w:sz w:val="24"/>
          <w14:textFill>
            <w14:solidFill>
              <w14:schemeClr w14:val="tx1"/>
            </w14:solidFill>
          </w14:textFill>
        </w:rPr>
      </w:pPr>
      <w:bookmarkStart w:id="304" w:name="_Toc201651861"/>
      <w:bookmarkStart w:id="305" w:name="_Toc201650397"/>
      <w:bookmarkStart w:id="306" w:name="_Toc26351"/>
      <w:r>
        <w:rPr>
          <w:rFonts w:ascii="宋体" w:hAnsi="宋体" w:cs="宋体"/>
          <w:b/>
          <w:bCs/>
          <w:color w:val="000000" w:themeColor="text1"/>
          <w:sz w:val="24"/>
          <w14:textFill>
            <w14:solidFill>
              <w14:schemeClr w14:val="tx1"/>
            </w14:solidFill>
          </w14:textFill>
        </w:rPr>
        <w:t>4.4 替代品分析</w:t>
      </w:r>
      <w:bookmarkEnd w:id="304"/>
      <w:bookmarkEnd w:id="305"/>
      <w:bookmarkEnd w:id="306"/>
    </w:p>
    <w:p w14:paraId="4DC68C85">
      <w:pPr>
        <w:pStyle w:val="4"/>
        <w:keepNext w:val="0"/>
        <w:widowControl w:val="0"/>
        <w:spacing w:line="300" w:lineRule="auto"/>
        <w:ind w:left="0" w:leftChars="0" w:right="210"/>
        <w:jc w:val="both"/>
        <w:rPr>
          <w:rFonts w:ascii="宋体" w:hAnsi="宋体" w:cs="宋体"/>
          <w:b w:val="0"/>
          <w:bCs w:val="0"/>
          <w:color w:val="000000" w:themeColor="text1"/>
          <w:szCs w:val="21"/>
          <w14:textFill>
            <w14:solidFill>
              <w14:schemeClr w14:val="tx1"/>
            </w14:solidFill>
          </w14:textFill>
        </w:rPr>
      </w:pPr>
      <w:bookmarkStart w:id="307" w:name="_Toc201651862"/>
      <w:bookmarkStart w:id="308" w:name="_Toc22509"/>
      <w:r>
        <w:rPr>
          <w:rFonts w:hint="eastAsia" w:ascii="黑体" w:hAnsi="黑体" w:eastAsia="黑体"/>
          <w:color w:val="000000" w:themeColor="text1"/>
          <w14:textFill>
            <w14:solidFill>
              <w14:schemeClr w14:val="tx1"/>
            </w14:solidFill>
          </w14:textFill>
        </w:rPr>
        <w:t>4.4.1</w:t>
      </w:r>
      <w:r>
        <w:rPr>
          <w:rFonts w:ascii="黑体" w:hAnsi="黑体" w:eastAsia="黑体"/>
          <w:color w:val="000000" w:themeColor="text1"/>
          <w14:textFill>
            <w14:solidFill>
              <w14:schemeClr w14:val="tx1"/>
            </w14:solidFill>
          </w14:textFill>
        </w:rPr>
        <w:t>传统养老模式对智慧养老的替代</w:t>
      </w:r>
      <w:bookmarkEnd w:id="307"/>
      <w:bookmarkEnd w:id="308"/>
    </w:p>
    <w:p w14:paraId="367422D4">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传统养老模式（如家庭养老、养老院）仍是当前老年人的主要选择，尤其在观念保守或经济欠发达地区。尽管智慧养老提供了便捷性和科技赋能，但部分老年人仍依赖传统方式，导致智慧养老产品的渗透率受限。</w:t>
      </w:r>
    </w:p>
    <w:p w14:paraId="01859FC8">
      <w:pPr>
        <w:spacing w:line="300" w:lineRule="auto"/>
        <w:ind w:firstLine="420" w:firstLineChars="20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表</w:t>
      </w:r>
      <w:r>
        <w:rPr>
          <w:rFonts w:hint="eastAsia" w:ascii="宋体" w:hAnsi="宋体" w:cs="宋体"/>
          <w:color w:val="000000" w:themeColor="text1"/>
          <w:szCs w:val="21"/>
          <w14:textFill>
            <w14:solidFill>
              <w14:schemeClr w14:val="tx1"/>
            </w14:solidFill>
          </w14:textFill>
        </w:rPr>
        <w:t>4.</w:t>
      </w:r>
      <w:r>
        <w:rPr>
          <w:rFonts w:ascii="宋体" w:hAnsi="宋体" w:cs="宋体"/>
          <w:color w:val="000000" w:themeColor="text1"/>
          <w:szCs w:val="21"/>
          <w14:textFill>
            <w14:solidFill>
              <w14:schemeClr w14:val="tx1"/>
            </w14:solidFill>
          </w14:textFill>
        </w:rPr>
        <w:t>4</w:t>
      </w:r>
      <w:r>
        <w:rPr>
          <w:rFonts w:hint="eastAsia" w:ascii="宋体" w:hAnsi="宋体" w:cs="宋体"/>
          <w:color w:val="000000" w:themeColor="text1"/>
          <w:szCs w:val="21"/>
          <w14:textFill>
            <w14:solidFill>
              <w14:schemeClr w14:val="tx1"/>
            </w14:solidFill>
          </w14:textFill>
        </w:rPr>
        <w:t xml:space="preserve"> 为</w:t>
      </w:r>
      <w:r>
        <w:rPr>
          <w:rFonts w:ascii="宋体" w:hAnsi="宋体" w:cs="宋体"/>
          <w:color w:val="000000" w:themeColor="text1"/>
          <w:szCs w:val="21"/>
          <w14:textFill>
            <w14:solidFill>
              <w14:schemeClr w14:val="tx1"/>
            </w14:solidFill>
          </w14:textFill>
        </w:rPr>
        <w:t>传统养老模式与智慧养老的对比</w:t>
      </w:r>
    </w:p>
    <w:tbl>
      <w:tblPr>
        <w:tblStyle w:val="23"/>
        <w:tblW w:w="0" w:type="auto"/>
        <w:tblInd w:w="0" w:type="dxa"/>
        <w:tblLayout w:type="autofit"/>
        <w:tblCellMar>
          <w:top w:w="15" w:type="dxa"/>
          <w:left w:w="15" w:type="dxa"/>
          <w:bottom w:w="15" w:type="dxa"/>
          <w:right w:w="15" w:type="dxa"/>
        </w:tblCellMar>
      </w:tblPr>
      <w:tblGrid>
        <w:gridCol w:w="1058"/>
        <w:gridCol w:w="3282"/>
        <w:gridCol w:w="4086"/>
      </w:tblGrid>
      <w:tr w14:paraId="534F864B">
        <w:tblPrEx>
          <w:tblCellMar>
            <w:top w:w="15" w:type="dxa"/>
            <w:left w:w="15" w:type="dxa"/>
            <w:bottom w:w="15" w:type="dxa"/>
            <w:right w:w="15" w:type="dxa"/>
          </w:tblCellMar>
        </w:tblPrEx>
        <w:trPr>
          <w:tblHeader/>
        </w:trPr>
        <w:tc>
          <w:tcPr>
            <w:tcW w:w="1058" w:type="dxa"/>
            <w:tcBorders>
              <w:top w:val="nil"/>
              <w:left w:val="nil"/>
              <w:bottom w:val="nil"/>
              <w:right w:val="nil"/>
            </w:tcBorders>
            <w:shd w:val="clear" w:color="auto" w:fill="5B9BD5" w:themeFill="accent1"/>
            <w:tcMar>
              <w:top w:w="120" w:type="dxa"/>
              <w:left w:w="0" w:type="dxa"/>
              <w:bottom w:w="120" w:type="dxa"/>
              <w:right w:w="120" w:type="dxa"/>
            </w:tcMar>
            <w:vAlign w:val="center"/>
          </w:tcPr>
          <w:p w14:paraId="65AC649A">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对比维度</w:t>
            </w:r>
          </w:p>
        </w:tc>
        <w:tc>
          <w:tcPr>
            <w:tcW w:w="3282" w:type="dxa"/>
            <w:tcBorders>
              <w:top w:val="nil"/>
              <w:left w:val="nil"/>
              <w:bottom w:val="nil"/>
              <w:right w:val="nil"/>
            </w:tcBorders>
            <w:shd w:val="clear" w:color="auto" w:fill="5B9BD5" w:themeFill="accent1"/>
            <w:tcMar>
              <w:top w:w="120" w:type="dxa"/>
              <w:left w:w="120" w:type="dxa"/>
              <w:bottom w:w="120" w:type="dxa"/>
              <w:right w:w="120" w:type="dxa"/>
            </w:tcMar>
            <w:vAlign w:val="center"/>
          </w:tcPr>
          <w:p w14:paraId="1D134465">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传统养老模式</w:t>
            </w:r>
          </w:p>
        </w:tc>
        <w:tc>
          <w:tcPr>
            <w:tcW w:w="0" w:type="auto"/>
            <w:tcBorders>
              <w:top w:val="nil"/>
              <w:left w:val="nil"/>
              <w:bottom w:val="nil"/>
              <w:right w:val="nil"/>
            </w:tcBorders>
            <w:shd w:val="clear" w:color="auto" w:fill="5B9BD5" w:themeFill="accent1"/>
            <w:tcMar>
              <w:top w:w="120" w:type="dxa"/>
              <w:left w:w="120" w:type="dxa"/>
              <w:bottom w:w="120" w:type="dxa"/>
              <w:right w:w="120" w:type="dxa"/>
            </w:tcMar>
            <w:vAlign w:val="center"/>
          </w:tcPr>
          <w:p w14:paraId="5DDCE068">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智慧养老</w:t>
            </w:r>
          </w:p>
        </w:tc>
      </w:tr>
      <w:tr w14:paraId="65B94942">
        <w:tblPrEx>
          <w:tblCellMar>
            <w:top w:w="15" w:type="dxa"/>
            <w:left w:w="15" w:type="dxa"/>
            <w:bottom w:w="15" w:type="dxa"/>
            <w:right w:w="15" w:type="dxa"/>
          </w:tblCellMar>
        </w:tblPrEx>
        <w:tc>
          <w:tcPr>
            <w:tcW w:w="1058" w:type="dxa"/>
            <w:tcBorders>
              <w:top w:val="nil"/>
              <w:left w:val="nil"/>
              <w:bottom w:val="nil"/>
              <w:right w:val="nil"/>
            </w:tcBorders>
            <w:shd w:val="clear" w:color="auto" w:fill="FFFFFF"/>
            <w:tcMar>
              <w:top w:w="120" w:type="dxa"/>
              <w:left w:w="0" w:type="dxa"/>
              <w:bottom w:w="120" w:type="dxa"/>
              <w:right w:w="120" w:type="dxa"/>
            </w:tcMar>
            <w:vAlign w:val="center"/>
          </w:tcPr>
          <w:p w14:paraId="2BE4A02D">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照护方式</w:t>
            </w:r>
          </w:p>
        </w:tc>
        <w:tc>
          <w:tcPr>
            <w:tcW w:w="3282" w:type="dxa"/>
            <w:tcBorders>
              <w:top w:val="nil"/>
              <w:left w:val="nil"/>
              <w:bottom w:val="nil"/>
              <w:right w:val="nil"/>
            </w:tcBorders>
            <w:shd w:val="clear" w:color="auto" w:fill="FFFFFF"/>
            <w:tcMar>
              <w:top w:w="120" w:type="dxa"/>
              <w:left w:w="120" w:type="dxa"/>
              <w:bottom w:w="120" w:type="dxa"/>
              <w:right w:w="120" w:type="dxa"/>
            </w:tcMar>
            <w:vAlign w:val="center"/>
          </w:tcPr>
          <w:p w14:paraId="2A893D1B">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依赖人工护理或家庭成员照料</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1D76645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智能设备监测+远程人工干预</w:t>
            </w:r>
          </w:p>
        </w:tc>
      </w:tr>
      <w:tr w14:paraId="359FF3A2">
        <w:tblPrEx>
          <w:tblCellMar>
            <w:top w:w="15" w:type="dxa"/>
            <w:left w:w="15" w:type="dxa"/>
            <w:bottom w:w="15" w:type="dxa"/>
            <w:right w:w="15" w:type="dxa"/>
          </w:tblCellMar>
        </w:tblPrEx>
        <w:tc>
          <w:tcPr>
            <w:tcW w:w="1058"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5196AA4B">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成本结构</w:t>
            </w:r>
          </w:p>
        </w:tc>
        <w:tc>
          <w:tcPr>
            <w:tcW w:w="3282"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431868EE">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人工成本高（如护工费用）</w:t>
            </w:r>
          </w:p>
        </w:tc>
        <w:tc>
          <w:tcPr>
            <w:tcW w:w="0" w:type="auto"/>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08330D27">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前期设备投入高，但长期可降低人力成本</w:t>
            </w:r>
          </w:p>
        </w:tc>
      </w:tr>
      <w:tr w14:paraId="70B15A74">
        <w:tblPrEx>
          <w:tblCellMar>
            <w:top w:w="15" w:type="dxa"/>
            <w:left w:w="15" w:type="dxa"/>
            <w:bottom w:w="15" w:type="dxa"/>
            <w:right w:w="15" w:type="dxa"/>
          </w:tblCellMar>
        </w:tblPrEx>
        <w:tc>
          <w:tcPr>
            <w:tcW w:w="1058" w:type="dxa"/>
            <w:tcBorders>
              <w:top w:val="nil"/>
              <w:left w:val="nil"/>
              <w:bottom w:val="nil"/>
              <w:right w:val="nil"/>
            </w:tcBorders>
            <w:shd w:val="clear" w:color="auto" w:fill="FFFFFF"/>
            <w:tcMar>
              <w:top w:w="120" w:type="dxa"/>
              <w:left w:w="0" w:type="dxa"/>
              <w:bottom w:w="120" w:type="dxa"/>
              <w:right w:w="120" w:type="dxa"/>
            </w:tcMar>
            <w:vAlign w:val="center"/>
          </w:tcPr>
          <w:p w14:paraId="37A57E78">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适用人群</w:t>
            </w:r>
          </w:p>
        </w:tc>
        <w:tc>
          <w:tcPr>
            <w:tcW w:w="3282" w:type="dxa"/>
            <w:tcBorders>
              <w:top w:val="nil"/>
              <w:left w:val="nil"/>
              <w:bottom w:val="nil"/>
              <w:right w:val="nil"/>
            </w:tcBorders>
            <w:shd w:val="clear" w:color="auto" w:fill="FFFFFF"/>
            <w:tcMar>
              <w:top w:w="120" w:type="dxa"/>
              <w:left w:w="120" w:type="dxa"/>
              <w:bottom w:w="120" w:type="dxa"/>
              <w:right w:w="120" w:type="dxa"/>
            </w:tcMar>
            <w:vAlign w:val="center"/>
          </w:tcPr>
          <w:p w14:paraId="074FD88A">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适应性强，尤其适合抗拒新技术的老年人</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7696AAA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更适合科技接受度较高的老年群体</w:t>
            </w:r>
          </w:p>
        </w:tc>
      </w:tr>
      <w:tr w14:paraId="5A07C102">
        <w:tblPrEx>
          <w:tblCellMar>
            <w:top w:w="15" w:type="dxa"/>
            <w:left w:w="15" w:type="dxa"/>
            <w:bottom w:w="15" w:type="dxa"/>
            <w:right w:w="15" w:type="dxa"/>
          </w:tblCellMar>
        </w:tblPrEx>
        <w:tc>
          <w:tcPr>
            <w:tcW w:w="1058"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7248807A">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政策支持</w:t>
            </w:r>
          </w:p>
        </w:tc>
        <w:tc>
          <w:tcPr>
            <w:tcW w:w="3282"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4BDD91B9">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部分地区仍有补贴（如公立养老院）</w:t>
            </w:r>
          </w:p>
        </w:tc>
        <w:tc>
          <w:tcPr>
            <w:tcW w:w="0" w:type="auto"/>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2D47118B">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政府鼓励“科技+养老”结合（如智能居家改造）</w:t>
            </w:r>
          </w:p>
        </w:tc>
      </w:tr>
      <w:tr w14:paraId="252D7996">
        <w:tblPrEx>
          <w:tblCellMar>
            <w:top w:w="15" w:type="dxa"/>
            <w:left w:w="15" w:type="dxa"/>
            <w:bottom w:w="15" w:type="dxa"/>
            <w:right w:w="15" w:type="dxa"/>
          </w:tblCellMar>
        </w:tblPrEx>
        <w:tc>
          <w:tcPr>
            <w:tcW w:w="1058" w:type="dxa"/>
            <w:tcBorders>
              <w:top w:val="nil"/>
              <w:left w:val="nil"/>
              <w:bottom w:val="single" w:color="5B9BD5" w:themeColor="accent1" w:sz="6" w:space="0"/>
              <w:right w:val="nil"/>
            </w:tcBorders>
            <w:shd w:val="clear" w:color="auto" w:fill="FFFFFF"/>
            <w:tcMar>
              <w:top w:w="120" w:type="dxa"/>
              <w:left w:w="0" w:type="dxa"/>
              <w:bottom w:w="120" w:type="dxa"/>
              <w:right w:w="120" w:type="dxa"/>
            </w:tcMar>
            <w:vAlign w:val="center"/>
          </w:tcPr>
          <w:p w14:paraId="7E5CE1E8">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市场趋势</w:t>
            </w:r>
          </w:p>
        </w:tc>
        <w:tc>
          <w:tcPr>
            <w:tcW w:w="3282" w:type="dxa"/>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294EDCEA">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仍占主流，但增速放缓</w:t>
            </w:r>
          </w:p>
        </w:tc>
        <w:tc>
          <w:tcPr>
            <w:tcW w:w="0" w:type="auto"/>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09B4FC34">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增长快，但渗透率仍较低</w:t>
            </w:r>
          </w:p>
        </w:tc>
      </w:tr>
    </w:tbl>
    <w:p w14:paraId="5541527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p>
    <w:p w14:paraId="37CBB52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传统养老模式凭借其成熟的服务体系和广泛的社会接受度，仍然是智慧养老的主要替代品。尤其是在三四线城市及</w:t>
      </w:r>
      <w:r>
        <w:rPr>
          <w:color w:val="000000" w:themeColor="text1"/>
          <w14:textFill>
            <w14:solidFill>
              <w14:schemeClr w14:val="tx1"/>
            </w14:solidFill>
          </w14:textFill>
        </w:rPr>
        <w:t>农村</w:t>
      </w:r>
      <w:r>
        <w:rPr>
          <w:rFonts w:ascii="宋体" w:hAnsi="宋体" w:cs="宋体"/>
          <w:color w:val="000000" w:themeColor="text1"/>
          <w:szCs w:val="21"/>
          <w14:textFill>
            <w14:solidFill>
              <w14:schemeClr w14:val="tx1"/>
            </w14:solidFill>
          </w14:textFill>
        </w:rPr>
        <w:t>地区，老年人对智能设备的接受度较低，仍倾向于依赖子女或养老院照护。此外，传统养老模式在情感陪伴和即时响应方面具有一定优势，例如护工可以提供面对面交流，而智慧养老设备可能无法完全替代人际互动。然而，随着护工成本上升和智慧养老技术的成熟（如AI语音交互、无感监测），智慧养老的长期成本优势逐渐显现。政府政策也在推动“9073”养老模式（90%居家养老），鼓励家庭采用智能监测设备，以减少机构养老压力。因此，尽管传统养老模式短期内仍占据主导地位，但智慧养老的替代趋势正在加速，尤其是在一二线城市和高收入老年群体中。</w:t>
      </w:r>
    </w:p>
    <w:p w14:paraId="77AEB2F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p>
    <w:p w14:paraId="09DFE18D">
      <w:pPr>
        <w:spacing w:line="300" w:lineRule="auto"/>
        <w:ind w:firstLine="0" w:firstLineChars="0"/>
        <w:outlineLvl w:val="2"/>
        <w:rPr>
          <w:rFonts w:ascii="宋体" w:hAnsi="宋体" w:cs="宋体"/>
          <w:b/>
          <w:bCs/>
          <w:color w:val="000000" w:themeColor="text1"/>
          <w:szCs w:val="21"/>
          <w14:textFill>
            <w14:solidFill>
              <w14:schemeClr w14:val="tx1"/>
            </w14:solidFill>
          </w14:textFill>
        </w:rPr>
      </w:pPr>
      <w:bookmarkStart w:id="309" w:name="_Toc201651863"/>
      <w:bookmarkStart w:id="310" w:name="_Toc20706"/>
      <w:r>
        <w:rPr>
          <w:rFonts w:hint="eastAsia" w:ascii="宋体" w:hAnsi="宋体" w:cs="宋体"/>
          <w:b/>
          <w:bCs/>
          <w:color w:val="000000" w:themeColor="text1"/>
          <w:szCs w:val="21"/>
          <w14:textFill>
            <w14:solidFill>
              <w14:schemeClr w14:val="tx1"/>
            </w14:solidFill>
          </w14:textFill>
        </w:rPr>
        <w:t xml:space="preserve">4.4.2 </w:t>
      </w:r>
      <w:r>
        <w:rPr>
          <w:rFonts w:ascii="宋体" w:hAnsi="宋体" w:cs="宋体"/>
          <w:b/>
          <w:bCs/>
          <w:color w:val="000000" w:themeColor="text1"/>
          <w:szCs w:val="21"/>
          <w14:textFill>
            <w14:solidFill>
              <w14:schemeClr w14:val="tx1"/>
            </w14:solidFill>
          </w14:textFill>
        </w:rPr>
        <w:t>非智能化养老产品对智慧养老设备的替代</w:t>
      </w:r>
      <w:bookmarkEnd w:id="309"/>
      <w:bookmarkEnd w:id="310"/>
    </w:p>
    <w:p w14:paraId="0302C7D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许多老年人仍使用基础养老产品（如普通拐杖、非智能血压计），而非高科技智慧养老设备。这类替代品价格低廉、操作简单，但功能有限。</w:t>
      </w:r>
    </w:p>
    <w:p w14:paraId="16597736">
      <w:pPr>
        <w:spacing w:line="300" w:lineRule="auto"/>
        <w:ind w:firstLine="420" w:firstLineChars="20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表</w:t>
      </w:r>
      <w:r>
        <w:rPr>
          <w:rFonts w:hint="eastAsia" w:ascii="宋体" w:hAnsi="宋体" w:cs="宋体"/>
          <w:color w:val="000000" w:themeColor="text1"/>
          <w:szCs w:val="21"/>
          <w14:textFill>
            <w14:solidFill>
              <w14:schemeClr w14:val="tx1"/>
            </w14:solidFill>
          </w14:textFill>
        </w:rPr>
        <w:t>4.</w:t>
      </w:r>
      <w:r>
        <w:rPr>
          <w:rFonts w:ascii="宋体" w:hAnsi="宋体" w:cs="宋体"/>
          <w:color w:val="000000" w:themeColor="text1"/>
          <w:szCs w:val="21"/>
          <w14:textFill>
            <w14:solidFill>
              <w14:schemeClr w14:val="tx1"/>
            </w14:solidFill>
          </w14:textFill>
        </w:rPr>
        <w:t>5非智能化养老产品与智慧养老设备的对比</w:t>
      </w:r>
    </w:p>
    <w:tbl>
      <w:tblPr>
        <w:tblStyle w:val="23"/>
        <w:tblW w:w="0" w:type="auto"/>
        <w:tblInd w:w="0" w:type="dxa"/>
        <w:tblLayout w:type="autofit"/>
        <w:tblCellMar>
          <w:top w:w="15" w:type="dxa"/>
          <w:left w:w="15" w:type="dxa"/>
          <w:bottom w:w="15" w:type="dxa"/>
          <w:right w:w="15" w:type="dxa"/>
        </w:tblCellMar>
      </w:tblPr>
      <w:tblGrid>
        <w:gridCol w:w="1250"/>
        <w:gridCol w:w="3422"/>
        <w:gridCol w:w="3754"/>
      </w:tblGrid>
      <w:tr w14:paraId="76ECE0E6">
        <w:trPr>
          <w:tblHeader/>
        </w:trPr>
        <w:tc>
          <w:tcPr>
            <w:tcW w:w="1250" w:type="dxa"/>
            <w:tcBorders>
              <w:top w:val="nil"/>
              <w:left w:val="nil"/>
              <w:bottom w:val="nil"/>
              <w:right w:val="nil"/>
              <w:tl2br w:val="nil"/>
            </w:tcBorders>
            <w:shd w:val="clear" w:color="auto" w:fill="5B9BD5" w:themeFill="accent1"/>
            <w:tcMar>
              <w:top w:w="120" w:type="dxa"/>
              <w:left w:w="0" w:type="dxa"/>
              <w:bottom w:w="120" w:type="dxa"/>
              <w:right w:w="120" w:type="dxa"/>
            </w:tcMar>
            <w:vAlign w:val="center"/>
          </w:tcPr>
          <w:p w14:paraId="3DFAE292">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对比维度</w:t>
            </w:r>
          </w:p>
        </w:tc>
        <w:tc>
          <w:tcPr>
            <w:tcW w:w="3422" w:type="dxa"/>
            <w:tcBorders>
              <w:top w:val="nil"/>
              <w:left w:val="nil"/>
              <w:bottom w:val="nil"/>
              <w:right w:val="nil"/>
            </w:tcBorders>
            <w:shd w:val="clear" w:color="auto" w:fill="5B9BD5" w:themeFill="accent1"/>
            <w:tcMar>
              <w:top w:w="120" w:type="dxa"/>
              <w:left w:w="120" w:type="dxa"/>
              <w:bottom w:w="120" w:type="dxa"/>
              <w:right w:w="120" w:type="dxa"/>
            </w:tcMar>
            <w:vAlign w:val="center"/>
          </w:tcPr>
          <w:p w14:paraId="705CD520">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非智能化养老产品</w:t>
            </w:r>
          </w:p>
        </w:tc>
        <w:tc>
          <w:tcPr>
            <w:tcW w:w="0" w:type="auto"/>
            <w:tcBorders>
              <w:top w:val="nil"/>
              <w:left w:val="nil"/>
              <w:bottom w:val="nil"/>
              <w:right w:val="nil"/>
            </w:tcBorders>
            <w:shd w:val="clear" w:color="auto" w:fill="5B9BD5" w:themeFill="accent1"/>
            <w:tcMar>
              <w:top w:w="120" w:type="dxa"/>
              <w:left w:w="120" w:type="dxa"/>
              <w:bottom w:w="120" w:type="dxa"/>
              <w:right w:w="120" w:type="dxa"/>
            </w:tcMar>
            <w:vAlign w:val="center"/>
          </w:tcPr>
          <w:p w14:paraId="6A4BBC12">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智慧养老设备</w:t>
            </w:r>
          </w:p>
        </w:tc>
      </w:tr>
      <w:tr w14:paraId="35142373">
        <w:tblPrEx>
          <w:tblCellMar>
            <w:top w:w="15" w:type="dxa"/>
            <w:left w:w="15" w:type="dxa"/>
            <w:bottom w:w="15" w:type="dxa"/>
            <w:right w:w="15" w:type="dxa"/>
          </w:tblCellMar>
        </w:tblPrEx>
        <w:tc>
          <w:tcPr>
            <w:tcW w:w="1250" w:type="dxa"/>
            <w:tcBorders>
              <w:top w:val="nil"/>
              <w:left w:val="nil"/>
              <w:bottom w:val="nil"/>
              <w:right w:val="nil"/>
            </w:tcBorders>
            <w:shd w:val="clear" w:color="auto" w:fill="FFFFFF"/>
            <w:tcMar>
              <w:top w:w="120" w:type="dxa"/>
              <w:left w:w="0" w:type="dxa"/>
              <w:bottom w:w="120" w:type="dxa"/>
              <w:right w:w="120" w:type="dxa"/>
            </w:tcMar>
            <w:vAlign w:val="center"/>
          </w:tcPr>
          <w:p w14:paraId="522559E3">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功能范围</w:t>
            </w:r>
          </w:p>
        </w:tc>
        <w:tc>
          <w:tcPr>
            <w:tcW w:w="3422" w:type="dxa"/>
            <w:tcBorders>
              <w:top w:val="nil"/>
              <w:left w:val="nil"/>
              <w:bottom w:val="nil"/>
              <w:right w:val="nil"/>
            </w:tcBorders>
            <w:shd w:val="clear" w:color="auto" w:fill="FFFFFF"/>
            <w:tcMar>
              <w:top w:w="120" w:type="dxa"/>
              <w:left w:w="120" w:type="dxa"/>
              <w:bottom w:w="120" w:type="dxa"/>
              <w:right w:w="120" w:type="dxa"/>
            </w:tcMar>
            <w:vAlign w:val="center"/>
          </w:tcPr>
          <w:p w14:paraId="1C3B0315">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单一功能（如手动血压计仅测血压）</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56217EE6">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多功能集成（如智能手表监测心率、跌倒等）</w:t>
            </w:r>
          </w:p>
        </w:tc>
      </w:tr>
      <w:tr w14:paraId="35882552">
        <w:tblPrEx>
          <w:tblCellMar>
            <w:top w:w="15" w:type="dxa"/>
            <w:left w:w="15" w:type="dxa"/>
            <w:bottom w:w="15" w:type="dxa"/>
            <w:right w:w="15" w:type="dxa"/>
          </w:tblCellMar>
        </w:tblPrEx>
        <w:tc>
          <w:tcPr>
            <w:tcW w:w="1250"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248C7E96">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使用门槛</w:t>
            </w:r>
          </w:p>
        </w:tc>
        <w:tc>
          <w:tcPr>
            <w:tcW w:w="3422"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0BFDA06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操作简单，无需联网或充电</w:t>
            </w:r>
          </w:p>
        </w:tc>
        <w:tc>
          <w:tcPr>
            <w:tcW w:w="0" w:type="auto"/>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0FB246EF">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需学习使用，依赖网络和电力</w:t>
            </w:r>
          </w:p>
        </w:tc>
      </w:tr>
      <w:tr w14:paraId="7CA70572">
        <w:tblPrEx>
          <w:tblCellMar>
            <w:top w:w="15" w:type="dxa"/>
            <w:left w:w="15" w:type="dxa"/>
            <w:bottom w:w="15" w:type="dxa"/>
            <w:right w:w="15" w:type="dxa"/>
          </w:tblCellMar>
        </w:tblPrEx>
        <w:tc>
          <w:tcPr>
            <w:tcW w:w="1250" w:type="dxa"/>
            <w:tcBorders>
              <w:top w:val="nil"/>
              <w:left w:val="nil"/>
              <w:bottom w:val="nil"/>
              <w:right w:val="nil"/>
            </w:tcBorders>
            <w:shd w:val="clear" w:color="auto" w:fill="FFFFFF"/>
            <w:tcMar>
              <w:top w:w="120" w:type="dxa"/>
              <w:left w:w="0" w:type="dxa"/>
              <w:bottom w:w="120" w:type="dxa"/>
              <w:right w:w="120" w:type="dxa"/>
            </w:tcMar>
            <w:vAlign w:val="center"/>
          </w:tcPr>
          <w:p w14:paraId="436DF131">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价格区间</w:t>
            </w:r>
          </w:p>
        </w:tc>
        <w:tc>
          <w:tcPr>
            <w:tcW w:w="3422" w:type="dxa"/>
            <w:tcBorders>
              <w:top w:val="nil"/>
              <w:left w:val="nil"/>
              <w:bottom w:val="nil"/>
              <w:right w:val="nil"/>
            </w:tcBorders>
            <w:shd w:val="clear" w:color="auto" w:fill="FFFFFF"/>
            <w:tcMar>
              <w:top w:w="120" w:type="dxa"/>
              <w:left w:w="120" w:type="dxa"/>
              <w:bottom w:w="120" w:type="dxa"/>
              <w:right w:w="120" w:type="dxa"/>
            </w:tcMar>
            <w:vAlign w:val="center"/>
          </w:tcPr>
          <w:p w14:paraId="4F685D51">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低价（如普通拐杖50-100元）</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0F05499C">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中高价（如智能手环500-2000元）</w:t>
            </w:r>
          </w:p>
        </w:tc>
      </w:tr>
      <w:tr w14:paraId="78131EEB">
        <w:tblPrEx>
          <w:tblCellMar>
            <w:top w:w="15" w:type="dxa"/>
            <w:left w:w="15" w:type="dxa"/>
            <w:bottom w:w="15" w:type="dxa"/>
            <w:right w:w="15" w:type="dxa"/>
          </w:tblCellMar>
        </w:tblPrEx>
        <w:tc>
          <w:tcPr>
            <w:tcW w:w="1250"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785FB361">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数据管理</w:t>
            </w:r>
          </w:p>
        </w:tc>
        <w:tc>
          <w:tcPr>
            <w:tcW w:w="3422"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25A271E7">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无数据记录或分析功能</w:t>
            </w:r>
          </w:p>
        </w:tc>
        <w:tc>
          <w:tcPr>
            <w:tcW w:w="0" w:type="auto"/>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70CD0BE9">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支持云端存储、子女远程查看</w:t>
            </w:r>
          </w:p>
        </w:tc>
      </w:tr>
      <w:tr w14:paraId="4ADA7732">
        <w:tblPrEx>
          <w:tblCellMar>
            <w:top w:w="15" w:type="dxa"/>
            <w:left w:w="15" w:type="dxa"/>
            <w:bottom w:w="15" w:type="dxa"/>
            <w:right w:w="15" w:type="dxa"/>
          </w:tblCellMar>
        </w:tblPrEx>
        <w:tc>
          <w:tcPr>
            <w:tcW w:w="1250" w:type="dxa"/>
            <w:tcBorders>
              <w:top w:val="nil"/>
              <w:left w:val="nil"/>
              <w:bottom w:val="single" w:color="5B9BD5" w:themeColor="accent1" w:sz="6" w:space="0"/>
              <w:right w:val="nil"/>
            </w:tcBorders>
            <w:shd w:val="clear" w:color="auto" w:fill="FFFFFF"/>
            <w:tcMar>
              <w:top w:w="120" w:type="dxa"/>
              <w:left w:w="0" w:type="dxa"/>
              <w:bottom w:w="120" w:type="dxa"/>
              <w:right w:w="120" w:type="dxa"/>
            </w:tcMar>
            <w:vAlign w:val="center"/>
          </w:tcPr>
          <w:p w14:paraId="3DCB1411">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市场渗透率</w:t>
            </w:r>
          </w:p>
        </w:tc>
        <w:tc>
          <w:tcPr>
            <w:tcW w:w="3422" w:type="dxa"/>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6D030A24">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高，尤其在农村和老年低收入群体</w:t>
            </w:r>
          </w:p>
        </w:tc>
        <w:tc>
          <w:tcPr>
            <w:tcW w:w="0" w:type="auto"/>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717FB94C">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低，但在一二线城市增长较快</w:t>
            </w:r>
          </w:p>
        </w:tc>
      </w:tr>
    </w:tbl>
    <w:p w14:paraId="54083E3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非智能化养老产品由于价格低廉、操作简单，仍然是智慧养老设备的重要替代品。例如，许多老年人仍选择普通拐杖而非智能防跌倒手环，或使用传统血压计而非联网智能设备。这部分用户群体通常对价格敏感，且对新技术存在使用障碍（如不会操作APP）。然而，非智能化产品的局限性也</w:t>
      </w:r>
      <w:r>
        <w:rPr>
          <w:color w:val="000000" w:themeColor="text1"/>
          <w14:textFill>
            <w14:solidFill>
              <w14:schemeClr w14:val="tx1"/>
            </w14:solidFill>
          </w14:textFill>
        </w:rPr>
        <w:t>显而易见</w:t>
      </w:r>
      <w:r>
        <w:rPr>
          <w:rFonts w:ascii="宋体" w:hAnsi="宋体" w:cs="宋体"/>
          <w:color w:val="000000" w:themeColor="text1"/>
          <w:szCs w:val="21"/>
          <w14:textFill>
            <w14:solidFill>
              <w14:schemeClr w14:val="tx1"/>
            </w14:solidFill>
          </w14:textFill>
        </w:rPr>
        <w:t>，例如无法提供实时健康数据监测、紧急呼叫或远程告警功能，可能增加健康风险。智慧养老设备虽然价格较高，但能提供更全面的健康管理和安全保障，尤其适合慢性病患者或独居老人。未来，随着智能设备成本下降（如国产芯片替代）和适老化设计改进，智慧养老产品有望逐步替代传统非智能产品。此外，医保或长护险对智慧设备的报销政策也将推动替代进程。</w:t>
      </w:r>
    </w:p>
    <w:p w14:paraId="183AED99">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11" w:name="_Toc201651864"/>
      <w:bookmarkStart w:id="312" w:name="_Toc11562"/>
      <w:r>
        <w:rPr>
          <w:rFonts w:hint="eastAsia" w:ascii="黑体" w:hAnsi="黑体" w:eastAsia="黑体"/>
          <w:color w:val="000000" w:themeColor="text1"/>
          <w14:textFill>
            <w14:solidFill>
              <w14:schemeClr w14:val="tx1"/>
            </w14:solidFill>
          </w14:textFill>
        </w:rPr>
        <w:t>4.2.3</w:t>
      </w:r>
      <w:r>
        <w:rPr>
          <w:rFonts w:ascii="黑体" w:hAnsi="黑体" w:eastAsia="黑体"/>
          <w:color w:val="000000" w:themeColor="text1"/>
          <w14:textFill>
            <w14:solidFill>
              <w14:schemeClr w14:val="tx1"/>
            </w14:solidFill>
          </w14:textFill>
        </w:rPr>
        <w:t>新兴替代性服务对智慧养老的冲击</w:t>
      </w:r>
      <w:bookmarkEnd w:id="311"/>
      <w:bookmarkEnd w:id="312"/>
    </w:p>
    <w:p w14:paraId="6CCA6D49">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除传统模式外，新兴服务（如共享护工、社区互助养老）也可能分流智慧养老的需求，尤其是在强调“人情味”和</w:t>
      </w:r>
      <w:r>
        <w:rPr>
          <w:color w:val="000000" w:themeColor="text1"/>
          <w14:textFill>
            <w14:solidFill>
              <w14:schemeClr w14:val="tx1"/>
            </w14:solidFill>
          </w14:textFill>
        </w:rPr>
        <w:t>低成本</w:t>
      </w:r>
      <w:r>
        <w:rPr>
          <w:rFonts w:ascii="宋体" w:hAnsi="宋体" w:cs="宋体"/>
          <w:color w:val="000000" w:themeColor="text1"/>
          <w:szCs w:val="21"/>
          <w14:textFill>
            <w14:solidFill>
              <w14:schemeClr w14:val="tx1"/>
            </w14:solidFill>
          </w14:textFill>
        </w:rPr>
        <w:t>的市场中。</w:t>
      </w:r>
    </w:p>
    <w:p w14:paraId="0253D289">
      <w:pPr>
        <w:spacing w:line="300" w:lineRule="auto"/>
        <w:ind w:firstLine="420" w:firstLineChars="20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表</w:t>
      </w:r>
      <w:r>
        <w:rPr>
          <w:rFonts w:hint="eastAsia" w:ascii="宋体" w:hAnsi="宋体" w:cs="宋体"/>
          <w:color w:val="000000" w:themeColor="text1"/>
          <w:szCs w:val="21"/>
          <w14:textFill>
            <w14:solidFill>
              <w14:schemeClr w14:val="tx1"/>
            </w14:solidFill>
          </w14:textFill>
        </w:rPr>
        <w:t>4.</w:t>
      </w:r>
      <w:r>
        <w:rPr>
          <w:rFonts w:ascii="宋体" w:hAnsi="宋体" w:cs="宋体"/>
          <w:color w:val="000000" w:themeColor="text1"/>
          <w:szCs w:val="21"/>
          <w14:textFill>
            <w14:solidFill>
              <w14:schemeClr w14:val="tx1"/>
            </w14:solidFill>
          </w14:textFill>
        </w:rPr>
        <w:t>6</w:t>
      </w:r>
      <w:r>
        <w:rPr>
          <w:rFonts w:hint="eastAsia" w:ascii="宋体" w:hAnsi="宋体" w:cs="宋体"/>
          <w:color w:val="000000" w:themeColor="text1"/>
          <w:szCs w:val="21"/>
          <w14:textFill>
            <w14:solidFill>
              <w14:schemeClr w14:val="tx1"/>
            </w14:solidFill>
          </w14:textFill>
        </w:rPr>
        <w:t>为</w:t>
      </w:r>
      <w:r>
        <w:rPr>
          <w:rFonts w:ascii="宋体" w:hAnsi="宋体" w:cs="宋体"/>
          <w:color w:val="000000" w:themeColor="text1"/>
          <w:szCs w:val="21"/>
          <w14:textFill>
            <w14:solidFill>
              <w14:schemeClr w14:val="tx1"/>
            </w14:solidFill>
          </w14:textFill>
        </w:rPr>
        <w:t>新兴替代性服务与智慧养老的对比</w:t>
      </w:r>
    </w:p>
    <w:tbl>
      <w:tblPr>
        <w:tblStyle w:val="23"/>
        <w:tblW w:w="0" w:type="auto"/>
        <w:tblInd w:w="0" w:type="dxa"/>
        <w:tblLayout w:type="autofit"/>
        <w:tblCellMar>
          <w:top w:w="15" w:type="dxa"/>
          <w:left w:w="15" w:type="dxa"/>
          <w:bottom w:w="15" w:type="dxa"/>
          <w:right w:w="15" w:type="dxa"/>
        </w:tblCellMar>
      </w:tblPr>
      <w:tblGrid>
        <w:gridCol w:w="1165"/>
        <w:gridCol w:w="3791"/>
        <w:gridCol w:w="3470"/>
      </w:tblGrid>
      <w:tr w14:paraId="6697459B">
        <w:trPr>
          <w:tblHeader/>
        </w:trPr>
        <w:tc>
          <w:tcPr>
            <w:tcW w:w="1165" w:type="dxa"/>
            <w:tcBorders>
              <w:top w:val="nil"/>
              <w:left w:val="nil"/>
              <w:bottom w:val="nil"/>
              <w:right w:val="nil"/>
              <w:tl2br w:val="nil"/>
            </w:tcBorders>
            <w:shd w:val="clear" w:color="auto" w:fill="5B9BD5" w:themeFill="accent1"/>
            <w:tcMar>
              <w:top w:w="120" w:type="dxa"/>
              <w:left w:w="0" w:type="dxa"/>
              <w:bottom w:w="120" w:type="dxa"/>
              <w:right w:w="120" w:type="dxa"/>
            </w:tcMar>
            <w:vAlign w:val="center"/>
          </w:tcPr>
          <w:p w14:paraId="52802C51">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对比维度</w:t>
            </w:r>
          </w:p>
        </w:tc>
        <w:tc>
          <w:tcPr>
            <w:tcW w:w="3791" w:type="dxa"/>
            <w:tcBorders>
              <w:top w:val="nil"/>
              <w:left w:val="nil"/>
              <w:bottom w:val="nil"/>
              <w:right w:val="nil"/>
            </w:tcBorders>
            <w:shd w:val="clear" w:color="auto" w:fill="5B9BD5" w:themeFill="accent1"/>
            <w:tcMar>
              <w:top w:w="120" w:type="dxa"/>
              <w:left w:w="120" w:type="dxa"/>
              <w:bottom w:w="120" w:type="dxa"/>
              <w:right w:w="120" w:type="dxa"/>
            </w:tcMar>
            <w:vAlign w:val="center"/>
          </w:tcPr>
          <w:p w14:paraId="1751E361">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新兴替代性服务</w:t>
            </w:r>
          </w:p>
        </w:tc>
        <w:tc>
          <w:tcPr>
            <w:tcW w:w="3470" w:type="dxa"/>
            <w:tcBorders>
              <w:top w:val="nil"/>
              <w:left w:val="nil"/>
              <w:bottom w:val="nil"/>
              <w:right w:val="nil"/>
            </w:tcBorders>
            <w:shd w:val="clear" w:color="auto" w:fill="5B9BD5" w:themeFill="accent1"/>
            <w:tcMar>
              <w:top w:w="120" w:type="dxa"/>
              <w:left w:w="120" w:type="dxa"/>
              <w:bottom w:w="120" w:type="dxa"/>
              <w:right w:w="120" w:type="dxa"/>
            </w:tcMar>
            <w:vAlign w:val="center"/>
          </w:tcPr>
          <w:p w14:paraId="61BD3A6A">
            <w:pPr>
              <w:spacing w:line="300" w:lineRule="auto"/>
              <w:ind w:firstLine="0" w:firstLineChars="0"/>
              <w:jc w:val="center"/>
              <w:rPr>
                <w:rFonts w:ascii="宋体" w:hAnsi="宋体" w:cs="宋体"/>
                <w:b/>
                <w:color w:val="000000" w:themeColor="text1"/>
                <w:szCs w:val="21"/>
                <w14:textFill>
                  <w14:solidFill>
                    <w14:schemeClr w14:val="tx1"/>
                  </w14:solidFill>
                </w14:textFill>
              </w:rPr>
            </w:pPr>
            <w:r>
              <w:rPr>
                <w:rFonts w:ascii="宋体" w:hAnsi="宋体" w:cs="宋体"/>
                <w:b/>
                <w:color w:val="000000" w:themeColor="text1"/>
                <w:szCs w:val="21"/>
                <w14:textFill>
                  <w14:solidFill>
                    <w14:schemeClr w14:val="tx1"/>
                  </w14:solidFill>
                </w14:textFill>
              </w:rPr>
              <w:t>智慧养老</w:t>
            </w:r>
          </w:p>
        </w:tc>
      </w:tr>
      <w:tr w14:paraId="34E84095">
        <w:tblPrEx>
          <w:tblCellMar>
            <w:top w:w="15" w:type="dxa"/>
            <w:left w:w="15" w:type="dxa"/>
            <w:bottom w:w="15" w:type="dxa"/>
            <w:right w:w="15" w:type="dxa"/>
          </w:tblCellMar>
        </w:tblPrEx>
        <w:tc>
          <w:tcPr>
            <w:tcW w:w="1165" w:type="dxa"/>
            <w:tcBorders>
              <w:top w:val="nil"/>
              <w:left w:val="nil"/>
              <w:bottom w:val="nil"/>
              <w:right w:val="nil"/>
            </w:tcBorders>
            <w:shd w:val="clear" w:color="auto" w:fill="FFFFFF"/>
            <w:tcMar>
              <w:top w:w="120" w:type="dxa"/>
              <w:left w:w="0" w:type="dxa"/>
              <w:bottom w:w="120" w:type="dxa"/>
              <w:right w:w="120" w:type="dxa"/>
            </w:tcMar>
            <w:vAlign w:val="center"/>
          </w:tcPr>
          <w:p w14:paraId="6F775E62">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服务形式</w:t>
            </w:r>
          </w:p>
        </w:tc>
        <w:tc>
          <w:tcPr>
            <w:tcW w:w="3791" w:type="dxa"/>
            <w:tcBorders>
              <w:top w:val="nil"/>
              <w:left w:val="nil"/>
              <w:bottom w:val="nil"/>
              <w:right w:val="nil"/>
            </w:tcBorders>
            <w:shd w:val="clear" w:color="auto" w:fill="FFFFFF"/>
            <w:tcMar>
              <w:top w:w="120" w:type="dxa"/>
              <w:left w:w="120" w:type="dxa"/>
              <w:bottom w:w="120" w:type="dxa"/>
              <w:right w:w="120" w:type="dxa"/>
            </w:tcMar>
            <w:vAlign w:val="center"/>
          </w:tcPr>
          <w:p w14:paraId="5A98127B">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人力驱动（如共享护工、时间银行）</w:t>
            </w:r>
          </w:p>
        </w:tc>
        <w:tc>
          <w:tcPr>
            <w:tcW w:w="3470" w:type="dxa"/>
            <w:tcBorders>
              <w:top w:val="nil"/>
              <w:left w:val="nil"/>
              <w:bottom w:val="nil"/>
              <w:right w:val="nil"/>
            </w:tcBorders>
            <w:shd w:val="clear" w:color="auto" w:fill="FFFFFF"/>
            <w:tcMar>
              <w:top w:w="120" w:type="dxa"/>
              <w:left w:w="120" w:type="dxa"/>
              <w:bottom w:w="120" w:type="dxa"/>
              <w:right w:w="120" w:type="dxa"/>
            </w:tcMar>
            <w:vAlign w:val="center"/>
          </w:tcPr>
          <w:p w14:paraId="14AB3506">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技术驱动（如AI护理机器人）</w:t>
            </w:r>
          </w:p>
        </w:tc>
      </w:tr>
      <w:tr w14:paraId="1CD81274">
        <w:tblPrEx>
          <w:tblCellMar>
            <w:top w:w="15" w:type="dxa"/>
            <w:left w:w="15" w:type="dxa"/>
            <w:bottom w:w="15" w:type="dxa"/>
            <w:right w:w="15" w:type="dxa"/>
          </w:tblCellMar>
        </w:tblPrEx>
        <w:tc>
          <w:tcPr>
            <w:tcW w:w="1165"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7C2233C7">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成本优势</w:t>
            </w:r>
          </w:p>
        </w:tc>
        <w:tc>
          <w:tcPr>
            <w:tcW w:w="3791"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5863E20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灵活付费，短期成本低</w:t>
            </w:r>
          </w:p>
        </w:tc>
        <w:tc>
          <w:tcPr>
            <w:tcW w:w="3470"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49A7CB64">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前期投入高，但长期可规模化</w:t>
            </w:r>
          </w:p>
        </w:tc>
      </w:tr>
      <w:tr w14:paraId="529498F9">
        <w:tblPrEx>
          <w:tblCellMar>
            <w:top w:w="15" w:type="dxa"/>
            <w:left w:w="15" w:type="dxa"/>
            <w:bottom w:w="15" w:type="dxa"/>
            <w:right w:w="15" w:type="dxa"/>
          </w:tblCellMar>
        </w:tblPrEx>
        <w:tc>
          <w:tcPr>
            <w:tcW w:w="1165" w:type="dxa"/>
            <w:tcBorders>
              <w:top w:val="nil"/>
              <w:left w:val="nil"/>
              <w:bottom w:val="nil"/>
              <w:right w:val="nil"/>
            </w:tcBorders>
            <w:shd w:val="clear" w:color="auto" w:fill="FFFFFF"/>
            <w:tcMar>
              <w:top w:w="120" w:type="dxa"/>
              <w:left w:w="0" w:type="dxa"/>
              <w:bottom w:w="120" w:type="dxa"/>
              <w:right w:w="120" w:type="dxa"/>
            </w:tcMar>
            <w:vAlign w:val="center"/>
          </w:tcPr>
          <w:p w14:paraId="3CBE02C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情感价值</w:t>
            </w:r>
          </w:p>
        </w:tc>
        <w:tc>
          <w:tcPr>
            <w:tcW w:w="3791" w:type="dxa"/>
            <w:tcBorders>
              <w:top w:val="nil"/>
              <w:left w:val="nil"/>
              <w:bottom w:val="nil"/>
              <w:right w:val="nil"/>
            </w:tcBorders>
            <w:shd w:val="clear" w:color="auto" w:fill="FFFFFF"/>
            <w:tcMar>
              <w:top w:w="120" w:type="dxa"/>
              <w:left w:w="120" w:type="dxa"/>
              <w:bottom w:w="120" w:type="dxa"/>
              <w:right w:w="120" w:type="dxa"/>
            </w:tcMar>
            <w:vAlign w:val="center"/>
          </w:tcPr>
          <w:p w14:paraId="7C9E0D49">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人际互动强，更符合老年人心理需求</w:t>
            </w:r>
          </w:p>
        </w:tc>
        <w:tc>
          <w:tcPr>
            <w:tcW w:w="3470" w:type="dxa"/>
            <w:tcBorders>
              <w:top w:val="nil"/>
              <w:left w:val="nil"/>
              <w:bottom w:val="nil"/>
              <w:right w:val="nil"/>
            </w:tcBorders>
            <w:shd w:val="clear" w:color="auto" w:fill="FFFFFF"/>
            <w:tcMar>
              <w:top w:w="120" w:type="dxa"/>
              <w:left w:w="120" w:type="dxa"/>
              <w:bottom w:w="120" w:type="dxa"/>
              <w:right w:w="120" w:type="dxa"/>
            </w:tcMar>
            <w:vAlign w:val="center"/>
          </w:tcPr>
          <w:p w14:paraId="1BAE615C">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依赖技术，可能缺乏情感陪伴</w:t>
            </w:r>
          </w:p>
        </w:tc>
      </w:tr>
      <w:tr w14:paraId="7CC3DF17">
        <w:tblPrEx>
          <w:tblCellMar>
            <w:top w:w="15" w:type="dxa"/>
            <w:left w:w="15" w:type="dxa"/>
            <w:bottom w:w="15" w:type="dxa"/>
            <w:right w:w="15" w:type="dxa"/>
          </w:tblCellMar>
        </w:tblPrEx>
        <w:tc>
          <w:tcPr>
            <w:tcW w:w="1165" w:type="dxa"/>
            <w:tcBorders>
              <w:top w:val="nil"/>
              <w:left w:val="nil"/>
              <w:bottom w:val="nil"/>
              <w:right w:val="nil"/>
            </w:tcBorders>
            <w:shd w:val="clear" w:color="auto" w:fill="EEF5FA" w:themeFill="accent1" w:themeFillTint="19"/>
            <w:tcMar>
              <w:top w:w="120" w:type="dxa"/>
              <w:left w:w="0" w:type="dxa"/>
              <w:bottom w:w="120" w:type="dxa"/>
              <w:right w:w="120" w:type="dxa"/>
            </w:tcMar>
            <w:vAlign w:val="center"/>
          </w:tcPr>
          <w:p w14:paraId="36863250">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政策支持</w:t>
            </w:r>
          </w:p>
        </w:tc>
        <w:tc>
          <w:tcPr>
            <w:tcW w:w="3791"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468729F2">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鼓励社区养老、互助养老（如“时间银行”）</w:t>
            </w:r>
          </w:p>
        </w:tc>
        <w:tc>
          <w:tcPr>
            <w:tcW w:w="3470" w:type="dxa"/>
            <w:tcBorders>
              <w:top w:val="nil"/>
              <w:left w:val="nil"/>
              <w:bottom w:val="nil"/>
              <w:right w:val="nil"/>
            </w:tcBorders>
            <w:shd w:val="clear" w:color="auto" w:fill="EEF5FA" w:themeFill="accent1" w:themeFillTint="19"/>
            <w:tcMar>
              <w:top w:w="120" w:type="dxa"/>
              <w:left w:w="120" w:type="dxa"/>
              <w:bottom w:w="120" w:type="dxa"/>
              <w:right w:w="120" w:type="dxa"/>
            </w:tcMar>
            <w:vAlign w:val="center"/>
          </w:tcPr>
          <w:p w14:paraId="462D6DA3">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支持科技赋能养老（如智能居家改造补贴）</w:t>
            </w:r>
          </w:p>
        </w:tc>
      </w:tr>
      <w:tr w14:paraId="7BBCA74E">
        <w:tblPrEx>
          <w:tblCellMar>
            <w:top w:w="15" w:type="dxa"/>
            <w:left w:w="15" w:type="dxa"/>
            <w:bottom w:w="15" w:type="dxa"/>
            <w:right w:w="15" w:type="dxa"/>
          </w:tblCellMar>
        </w:tblPrEx>
        <w:tc>
          <w:tcPr>
            <w:tcW w:w="1165" w:type="dxa"/>
            <w:tcBorders>
              <w:top w:val="nil"/>
              <w:left w:val="nil"/>
              <w:bottom w:val="single" w:color="5B9BD5" w:themeColor="accent1" w:sz="6" w:space="0"/>
              <w:right w:val="nil"/>
            </w:tcBorders>
            <w:shd w:val="clear" w:color="auto" w:fill="FFFFFF"/>
            <w:tcMar>
              <w:top w:w="120" w:type="dxa"/>
              <w:left w:w="0" w:type="dxa"/>
              <w:bottom w:w="120" w:type="dxa"/>
              <w:right w:w="120" w:type="dxa"/>
            </w:tcMar>
            <w:vAlign w:val="center"/>
          </w:tcPr>
          <w:p w14:paraId="0289C284">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适用场景</w:t>
            </w:r>
          </w:p>
        </w:tc>
        <w:tc>
          <w:tcPr>
            <w:tcW w:w="3791" w:type="dxa"/>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5D697B4B">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适合临时照护或轻度需求</w:t>
            </w:r>
          </w:p>
        </w:tc>
        <w:tc>
          <w:tcPr>
            <w:tcW w:w="3470" w:type="dxa"/>
            <w:tcBorders>
              <w:top w:val="nil"/>
              <w:left w:val="nil"/>
              <w:bottom w:val="single" w:color="5B9BD5" w:themeColor="accent1" w:sz="6" w:space="0"/>
              <w:right w:val="nil"/>
            </w:tcBorders>
            <w:shd w:val="clear" w:color="auto" w:fill="FFFFFF"/>
            <w:tcMar>
              <w:top w:w="120" w:type="dxa"/>
              <w:left w:w="120" w:type="dxa"/>
              <w:bottom w:w="120" w:type="dxa"/>
              <w:right w:w="120" w:type="dxa"/>
            </w:tcMar>
            <w:vAlign w:val="center"/>
          </w:tcPr>
          <w:p w14:paraId="2DA008B8">
            <w:pPr>
              <w:spacing w:line="300" w:lineRule="auto"/>
              <w:ind w:firstLine="0" w:firstLineChars="0"/>
              <w:jc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适合24小时监测或高风险老人</w:t>
            </w:r>
          </w:p>
        </w:tc>
      </w:tr>
    </w:tbl>
    <w:p w14:paraId="5936287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新兴的替代性服务，如共享护工、社区“时间银行”（老年人互助养老），正在部分取代智慧养老的市场需求。这类服务强调人际互动和低成本，尤其适合偏好“人情味”照护的老年人。例如，“时间银行”模式允许低龄老人为高龄老人提供服务并存储时间，未来可兑换同等服务，这种互助形式在社区中颇受欢迎。相比之下，智慧养老虽然能提供全天候监测，但可能无法满足老年人的社交需求。此外，共享护工平台（如“护工之家”）以灵活雇佣方式降低照护成本，对价格敏感的家庭更具吸引力。然而，智慧养老在精准健康管理和紧急响应方面仍具不可替代性，如AI预警系统可及时发现跌倒或突发疾病。未来，智慧养老企业可通过“技术+服务”融合（如智能设备+护工调度平台）来应对新兴替代品的竞争，同时强化情感交互功能以弥补人际互动不足。</w:t>
      </w:r>
    </w:p>
    <w:p w14:paraId="7B74F559">
      <w:pPr>
        <w:spacing w:line="300" w:lineRule="auto"/>
        <w:ind w:firstLine="0" w:firstLineChars="0"/>
        <w:outlineLvl w:val="1"/>
        <w:rPr>
          <w:rFonts w:ascii="宋体" w:hAnsi="宋体" w:cs="宋体"/>
          <w:b/>
          <w:bCs/>
          <w:color w:val="000000" w:themeColor="text1"/>
          <w:sz w:val="24"/>
          <w14:textFill>
            <w14:solidFill>
              <w14:schemeClr w14:val="tx1"/>
            </w14:solidFill>
          </w14:textFill>
        </w:rPr>
      </w:pPr>
      <w:bookmarkStart w:id="313" w:name="_Toc201650398"/>
      <w:bookmarkStart w:id="314" w:name="_Toc201651865"/>
      <w:bookmarkStart w:id="315" w:name="_Toc527"/>
      <w:r>
        <w:rPr>
          <w:rFonts w:ascii="宋体" w:hAnsi="宋体" w:cs="宋体"/>
          <w:b/>
          <w:bCs/>
          <w:color w:val="000000" w:themeColor="text1"/>
          <w:sz w:val="24"/>
          <w14:textFill>
            <w14:solidFill>
              <w14:schemeClr w14:val="tx1"/>
            </w14:solidFill>
          </w14:textFill>
        </w:rPr>
        <w:t>4.5 潜在进入者分析</w:t>
      </w:r>
      <w:bookmarkEnd w:id="313"/>
      <w:bookmarkEnd w:id="314"/>
      <w:bookmarkEnd w:id="315"/>
    </w:p>
    <w:p w14:paraId="0351FDC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智慧养老行业的潜在进入者主要分为三类：跨界科技企业、传统医疗健康机构以及金融保险集团。跨界科技企业如华为、小米等消费电子巨头，凭借其成熟的智能硬件生态和庞大的用户基础，可能通过推出适老化智能设快速切入市场。这类企业通常拥有强大的研发能力和品牌号召力，能够通过现有渠道迅速铺开产品。此外，互联网平台公司也可能依托本地生活服务优势，拓展上门护理、助餐配送等智慧养老服务，进一步整合线上线下资源。其次，传统医疗健康机构也</w:t>
      </w:r>
      <w:r>
        <w:rPr>
          <w:color w:val="000000" w:themeColor="text1"/>
          <w14:textFill>
            <w14:solidFill>
              <w14:schemeClr w14:val="tx1"/>
            </w14:solidFill>
          </w14:textFill>
        </w:rPr>
        <w:t>可能</w:t>
      </w:r>
      <w:r>
        <w:rPr>
          <w:rFonts w:ascii="宋体" w:hAnsi="宋体" w:cs="宋体"/>
          <w:color w:val="000000" w:themeColor="text1"/>
          <w:szCs w:val="21"/>
          <w14:textFill>
            <w14:solidFill>
              <w14:schemeClr w14:val="tx1"/>
            </w14:solidFill>
          </w14:textFill>
        </w:rPr>
        <w:t>向智慧养老领域延伸，利用其医疗专业性和线下网点，提供“医养结合”解决方案，例如远程问诊、慢性病管理包等。这类进入者的核心优势在于医疗资源整合能力，能够满足老年人对健康服务的刚性需求。金融保险集团可能通过“保险+养老”模式进入市场，将智慧养老设备或服务作为保险产品的增值权益，从而绑定长期客户。这类企业的优势在于资金实力雄厚，能够通过补贴或分期付款降低消费者使用门槛。</w:t>
      </w:r>
    </w:p>
    <w:p w14:paraId="3079F9D4">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潜在进入者的威胁程度取决于行业壁垒的高低。智慧养老行业的技术壁垒主要体现在数据算法和适老化设计上，例如精准的健康监测技术、无障碍交互界面等，这要求新进入者具备较强的研发能力或技术合作资源。此外，政策壁垒也不容忽视，例如养老服务资质审批、医疗器械认证等，可能延缓新玩家的市场进入速度。然而，智慧养老行业的渠道壁垒相对较低，尤其是线上销售模式降低了传统养老服务的地域限制，使得科技公司能够快速渗透市场。同时，消费者品牌</w:t>
      </w:r>
      <w:r>
        <w:rPr>
          <w:color w:val="000000" w:themeColor="text1"/>
          <w14:textFill>
            <w14:solidFill>
              <w14:schemeClr w14:val="tx1"/>
            </w14:solidFill>
          </w14:textFill>
        </w:rPr>
        <w:t>认知</w:t>
      </w:r>
      <w:r>
        <w:rPr>
          <w:rFonts w:ascii="宋体" w:hAnsi="宋体" w:cs="宋体"/>
          <w:color w:val="000000" w:themeColor="text1"/>
          <w:szCs w:val="21"/>
          <w14:textFill>
            <w14:solidFill>
              <w14:schemeClr w14:val="tx1"/>
            </w14:solidFill>
          </w14:textFill>
        </w:rPr>
        <w:t>度尚未完全固化，新进入者仍有机会通过差异化定位抢占细分市场。值得注意的是，部分地方政府正在推动“普惠型”智慧养老项目，通过政府采购或补贴吸引社会资本参与，这可能进一步降低潜在进入者的市场准入门槛，加剧行业竞争。总体而言，智慧养老行业的潜在进入者威胁较大，尤其是在硬件设备和平台服务领域，现有企业需通过技术迭代、服务深化或生态合作构建护城河。</w:t>
      </w:r>
    </w:p>
    <w:p w14:paraId="5153F06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从五力竞争模型角度分析，养老产业的替代品为智能养老行业，但养老行业未来的大趋势之一就是智能化，因此行业的替代品威胁较大;行业市场集中度偏低，竞争较为激烈;行业上游供应商较多，产品可替代性高，因此行业供应商议价能力一般;下游购买者对产品、服务的选择面较广，议价能力较强;同时，国家逐步加大对养老领域的政策扶持力度，鼓励和引导社会资金投入，潜在进入者威胁较高。</w:t>
      </w:r>
    </w:p>
    <w:p w14:paraId="0B93F79C">
      <w:pPr>
        <w:spacing w:line="300" w:lineRule="auto"/>
        <w:ind w:firstLine="420" w:firstLineChars="200"/>
        <w:jc w:val="center"/>
        <w:rPr>
          <w:color w:val="000000" w:themeColor="text1"/>
          <w14:textFill>
            <w14:solidFill>
              <w14:schemeClr w14:val="tx1"/>
            </w14:solidFill>
          </w14:textFill>
        </w:rPr>
      </w:pPr>
      <w:r>
        <w:rPr>
          <w:rFonts w:ascii="宋体" w:hAnsi="宋体" w:cs="宋体"/>
          <w:color w:val="000000" w:themeColor="text1"/>
          <w:szCs w:val="21"/>
          <w14:textFill>
            <w14:solidFill>
              <w14:schemeClr w14:val="tx1"/>
            </w14:solidFill>
          </w14:textFill>
        </w:rPr>
        <w:drawing>
          <wp:inline distT="0" distB="0" distL="114300" distR="114300">
            <wp:extent cx="3867150" cy="2842895"/>
            <wp:effectExtent l="0" t="0" r="6350" b="1905"/>
            <wp:docPr id="7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 descr="IMG_256"/>
                    <pic:cNvPicPr>
                      <a:picLocks noChangeAspect="1"/>
                    </pic:cNvPicPr>
                  </pic:nvPicPr>
                  <pic:blipFill>
                    <a:blip r:embed="rId55"/>
                    <a:srcRect l="5405" t="10949" r="4993" b="8413"/>
                    <a:stretch>
                      <a:fillRect/>
                    </a:stretch>
                  </pic:blipFill>
                  <pic:spPr>
                    <a:xfrm>
                      <a:off x="0" y="0"/>
                      <a:ext cx="3867150" cy="2842895"/>
                    </a:xfrm>
                    <a:prstGeom prst="rect">
                      <a:avLst/>
                    </a:prstGeom>
                    <a:noFill/>
                    <a:ln w="9525">
                      <a:noFill/>
                    </a:ln>
                  </pic:spPr>
                </pic:pic>
              </a:graphicData>
            </a:graphic>
          </wp:inline>
        </w:drawing>
      </w:r>
    </w:p>
    <w:p w14:paraId="2792C301">
      <w:pPr>
        <w:pStyle w:val="8"/>
        <w:ind w:firstLine="420" w:firstLineChars="200"/>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图</w:t>
      </w:r>
      <w:r>
        <w:rPr>
          <w:rFonts w:hint="eastAsia" w:ascii="Times New Roman" w:hAnsi="Times New Roman" w:cs="Times New Roman"/>
          <w:color w:val="000000" w:themeColor="text1"/>
          <w:szCs w:val="21"/>
          <w14:textFill>
            <w14:solidFill>
              <w14:schemeClr w14:val="tx1"/>
            </w14:solidFill>
          </w14:textFill>
        </w:rPr>
        <w:t>4.7</w:t>
      </w:r>
      <w:r>
        <w:rPr>
          <w:rFonts w:ascii="Times New Roman" w:hAnsi="Times New Roman" w:cs="Times New Roman"/>
          <w:color w:val="000000" w:themeColor="text1"/>
          <w:szCs w:val="21"/>
          <w14:textFill>
            <w14:solidFill>
              <w14:schemeClr w14:val="tx1"/>
            </w14:solidFill>
          </w14:textFill>
        </w:rPr>
        <w:t xml:space="preserve"> 为中国养老产业竞争状态总结</w:t>
      </w:r>
    </w:p>
    <w:p w14:paraId="698D503C">
      <w:pPr>
        <w:pStyle w:val="2"/>
        <w:keepNext w:val="0"/>
        <w:widowControl w:val="0"/>
        <w:spacing w:line="300" w:lineRule="auto"/>
        <w:ind w:firstLine="0" w:firstLineChars="0"/>
        <w:rPr>
          <w:color w:val="000000" w:themeColor="text1"/>
          <w:sz w:val="32"/>
          <w14:textFill>
            <w14:solidFill>
              <w14:schemeClr w14:val="tx1"/>
            </w14:solidFill>
          </w14:textFill>
        </w:rPr>
        <w:sectPr>
          <w:headerReference r:id="rId10" w:type="default"/>
          <w:pgSz w:w="11906" w:h="16838"/>
          <w:pgMar w:top="1440" w:right="1800" w:bottom="1440" w:left="1800" w:header="851" w:footer="992" w:gutter="0"/>
          <w:cols w:space="425" w:num="1"/>
          <w:docGrid w:type="lines" w:linePitch="312" w:charSpace="0"/>
        </w:sectPr>
      </w:pPr>
    </w:p>
    <w:p w14:paraId="379EFFE3">
      <w:pPr>
        <w:pStyle w:val="2"/>
        <w:keepNext w:val="0"/>
        <w:widowControl w:val="0"/>
        <w:spacing w:line="300" w:lineRule="auto"/>
        <w:ind w:firstLine="0" w:firstLineChars="0"/>
        <w:rPr>
          <w:color w:val="000000" w:themeColor="text1"/>
          <w:sz w:val="32"/>
          <w14:textFill>
            <w14:solidFill>
              <w14:schemeClr w14:val="tx1"/>
            </w14:solidFill>
          </w14:textFill>
        </w:rPr>
      </w:pPr>
      <w:bookmarkStart w:id="316" w:name="_Toc18582"/>
      <w:r>
        <w:rPr>
          <w:rFonts w:hint="eastAsia"/>
          <w:color w:val="000000" w:themeColor="text1"/>
          <w:sz w:val="32"/>
          <w14:textFill>
            <w14:solidFill>
              <w14:schemeClr w14:val="tx1"/>
            </w14:solidFill>
          </w14:textFill>
        </w:rPr>
        <w:t>第五章 营销策略</w:t>
      </w:r>
      <w:bookmarkEnd w:id="277"/>
      <w:bookmarkEnd w:id="278"/>
      <w:bookmarkEnd w:id="279"/>
      <w:bookmarkEnd w:id="280"/>
      <w:bookmarkEnd w:id="281"/>
      <w:bookmarkEnd w:id="282"/>
      <w:bookmarkEnd w:id="316"/>
    </w:p>
    <w:p w14:paraId="0271E816">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317" w:name="_Toc201494007"/>
      <w:bookmarkStart w:id="318" w:name="_Toc201650400"/>
      <w:bookmarkStart w:id="319" w:name="_Toc201513983"/>
      <w:bookmarkStart w:id="320" w:name="_Toc201514310"/>
      <w:bookmarkStart w:id="321" w:name="_Toc1631"/>
      <w:bookmarkStart w:id="322" w:name="_Toc24078"/>
      <w:r>
        <w:rPr>
          <w:rFonts w:ascii="宋体" w:hAnsi="宋体" w:eastAsia="宋体"/>
          <w:color w:val="000000" w:themeColor="text1"/>
          <w:sz w:val="24"/>
          <w:szCs w:val="24"/>
          <w14:textFill>
            <w14:solidFill>
              <w14:schemeClr w14:val="tx1"/>
            </w14:solidFill>
          </w14:textFill>
        </w:rPr>
        <w:t xml:space="preserve">5.1 </w:t>
      </w:r>
      <w:r>
        <w:rPr>
          <w:rFonts w:hint="eastAsia" w:ascii="宋体" w:hAnsi="宋体" w:eastAsia="宋体"/>
          <w:color w:val="000000" w:themeColor="text1"/>
          <w:sz w:val="24"/>
          <w:szCs w:val="24"/>
          <w14:textFill>
            <w14:solidFill>
              <w14:schemeClr w14:val="tx1"/>
            </w14:solidFill>
          </w14:textFill>
        </w:rPr>
        <w:t>新媒体推广</w:t>
      </w:r>
      <w:bookmarkEnd w:id="317"/>
      <w:bookmarkEnd w:id="318"/>
      <w:bookmarkEnd w:id="319"/>
      <w:bookmarkEnd w:id="320"/>
      <w:bookmarkEnd w:id="321"/>
      <w:bookmarkEnd w:id="322"/>
    </w:p>
    <w:p w14:paraId="4BD44A43">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23" w:name="_Toc201514311"/>
      <w:bookmarkStart w:id="324" w:name="_Toc201494008"/>
      <w:bookmarkStart w:id="325" w:name="_Toc19103"/>
      <w:bookmarkStart w:id="326" w:name="_Toc201513984"/>
      <w:bookmarkStart w:id="327" w:name="_Toc30832"/>
      <w:r>
        <w:rPr>
          <w:rFonts w:hint="eastAsia" w:ascii="黑体" w:hAnsi="黑体" w:eastAsia="黑体"/>
          <w:color w:val="000000" w:themeColor="text1"/>
          <w14:textFill>
            <w14:solidFill>
              <w14:schemeClr w14:val="tx1"/>
            </w14:solidFill>
          </w14:textFill>
        </w:rPr>
        <w:t>5.1.1多平台联动</w:t>
      </w:r>
      <w:bookmarkEnd w:id="323"/>
      <w:bookmarkEnd w:id="324"/>
      <w:bookmarkEnd w:id="325"/>
      <w:bookmarkEnd w:id="326"/>
      <w:bookmarkEnd w:id="327"/>
    </w:p>
    <w:p w14:paraId="248AF1E8">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随着数字经济的蓬勃发展，电商领域成为品牌增长的核心战场。在此背景下，本产品通过新媒体矩阵构建精准营销体系，深度链接目标用户群体。多平台联动，打造沉浸式情景剧内容矩阵平台选择与内容定制：针对中老年人群及其子女的高频使用平台（微信、小红书、抖音、快手），定制《24小时智能养老生活》系列情景剧。场景化叙事设计：情景剧以真实家庭场景为基底，模拟“老人夜间突发疾病自动呼叫救援”、“AI健康监测设备预警潜在风险”、“子女远程操控设备关怀父母”等关键场景，植入产品功能的同时传递情感共鸣。每集结尾设置悬念或互动话题如“你家老人最需要的智能功能是什么？”，激发用户评论与分享。</w:t>
      </w:r>
    </w:p>
    <w:p w14:paraId="455DC326">
      <w:pPr>
        <w:pStyle w:val="8"/>
        <w:widowControl w:val="0"/>
        <w:ind w:firstLine="0" w:firstLineChars="0"/>
        <w:jc w:val="center"/>
        <w:rPr>
          <w:b/>
          <w:bCs/>
          <w:color w:val="000000" w:themeColor="text1"/>
          <w14:textFill>
            <w14:solidFill>
              <w14:schemeClr w14:val="tx1"/>
            </w14:solidFill>
          </w14:textFill>
        </w:rPr>
      </w:pPr>
      <w:bookmarkStart w:id="328" w:name="_Toc201513985"/>
      <w:bookmarkStart w:id="329" w:name="_Toc201494009"/>
      <w:bookmarkStart w:id="330" w:name="_Toc201514312"/>
      <w:r>
        <w:rPr>
          <w:rFonts w:hint="eastAsia"/>
          <w:b/>
          <w:bCs/>
          <w:color w:val="000000" w:themeColor="text1"/>
          <w14:textFill>
            <w14:solidFill>
              <w14:schemeClr w14:val="tx1"/>
            </w14:solidFill>
          </w14:textFill>
        </w:rPr>
        <w:drawing>
          <wp:inline distT="0" distB="0" distL="114300" distR="114300">
            <wp:extent cx="2419350" cy="2329180"/>
            <wp:effectExtent l="0" t="0" r="6350" b="7620"/>
            <wp:docPr id="75" name="图片 75" descr="d69468e7e9b97c627569abc9114b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69468e7e9b97c627569abc9114b813"/>
                    <pic:cNvPicPr>
                      <a:picLocks noChangeAspect="1"/>
                    </pic:cNvPicPr>
                  </pic:nvPicPr>
                  <pic:blipFill>
                    <a:blip r:embed="rId56"/>
                    <a:srcRect l="32268" t="37801" r="9300" b="37276"/>
                    <a:stretch>
                      <a:fillRect/>
                    </a:stretch>
                  </pic:blipFill>
                  <pic:spPr>
                    <a:xfrm>
                      <a:off x="0" y="0"/>
                      <a:ext cx="2419350" cy="2329180"/>
                    </a:xfrm>
                    <a:prstGeom prst="rect">
                      <a:avLst/>
                    </a:prstGeom>
                  </pic:spPr>
                </pic:pic>
              </a:graphicData>
            </a:graphic>
          </wp:inline>
        </w:drawing>
      </w:r>
      <w:r>
        <w:rPr>
          <w:rFonts w:hint="eastAsia"/>
          <w:b/>
          <w:bCs/>
          <w:color w:val="000000" w:themeColor="text1"/>
          <w14:textFill>
            <w14:solidFill>
              <w14:schemeClr w14:val="tx1"/>
            </w14:solidFill>
          </w14:textFill>
        </w:rPr>
        <w:drawing>
          <wp:inline distT="0" distB="0" distL="114300" distR="114300">
            <wp:extent cx="2223770" cy="2343785"/>
            <wp:effectExtent l="0" t="0" r="11430" b="5715"/>
            <wp:docPr id="76" name="图片 76" descr="b5424cc540d382cc828cd1455a6e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b5424cc540d382cc828cd1455a6ea52"/>
                    <pic:cNvPicPr>
                      <a:picLocks noChangeAspect="1"/>
                    </pic:cNvPicPr>
                  </pic:nvPicPr>
                  <pic:blipFill>
                    <a:blip r:embed="rId57"/>
                    <a:srcRect l="16053" t="37895" r="31878" b="37794"/>
                    <a:stretch>
                      <a:fillRect/>
                    </a:stretch>
                  </pic:blipFill>
                  <pic:spPr>
                    <a:xfrm>
                      <a:off x="0" y="0"/>
                      <a:ext cx="2223770" cy="2343785"/>
                    </a:xfrm>
                    <a:prstGeom prst="rect">
                      <a:avLst/>
                    </a:prstGeom>
                  </pic:spPr>
                </pic:pic>
              </a:graphicData>
            </a:graphic>
          </wp:inline>
        </w:drawing>
      </w:r>
      <w:r>
        <w:rPr>
          <w:rFonts w:hint="eastAsia"/>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drawing>
          <wp:inline distT="0" distB="0" distL="114300" distR="114300">
            <wp:extent cx="4693920" cy="2235835"/>
            <wp:effectExtent l="0" t="0" r="5080" b="12065"/>
            <wp:docPr id="77" name="图片 77" descr="23188cf63a8c160cc35d78b3d5f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3188cf63a8c160cc35d78b3d5f1858"/>
                    <pic:cNvPicPr>
                      <a:picLocks noChangeAspect="1"/>
                    </pic:cNvPicPr>
                  </pic:nvPicPr>
                  <pic:blipFill>
                    <a:blip r:embed="rId58"/>
                    <a:srcRect t="37751" b="38096"/>
                    <a:stretch>
                      <a:fillRect/>
                    </a:stretch>
                  </pic:blipFill>
                  <pic:spPr>
                    <a:xfrm>
                      <a:off x="0" y="0"/>
                      <a:ext cx="4693920" cy="2235835"/>
                    </a:xfrm>
                    <a:prstGeom prst="rect">
                      <a:avLst/>
                    </a:prstGeom>
                  </pic:spPr>
                </pic:pic>
              </a:graphicData>
            </a:graphic>
          </wp:inline>
        </w:drawing>
      </w:r>
    </w:p>
    <w:p w14:paraId="4153419E">
      <w:pPr>
        <w:pStyle w:val="8"/>
        <w:widowControl w:val="0"/>
        <w:ind w:firstLine="0" w:firstLineChars="0"/>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图5.</w:t>
      </w:r>
      <w:r>
        <w:rPr>
          <w:b/>
          <w:bCs/>
          <w:color w:val="000000" w:themeColor="text1"/>
          <w14:textFill>
            <w14:solidFill>
              <w14:schemeClr w14:val="tx1"/>
            </w14:solidFill>
          </w14:textFill>
        </w:rPr>
        <w:t xml:space="preserve">1 </w:t>
      </w:r>
      <w:r>
        <w:rPr>
          <w:rFonts w:hint="eastAsia"/>
          <w:b/>
          <w:bCs/>
          <w:color w:val="000000" w:themeColor="text1"/>
          <w14:textFill>
            <w14:solidFill>
              <w14:schemeClr w14:val="tx1"/>
            </w14:solidFill>
          </w14:textFill>
        </w:rPr>
        <w:t>多平台产品宣传介绍</w:t>
      </w:r>
    </w:p>
    <w:p w14:paraId="3F0873E3">
      <w:pPr>
        <w:pStyle w:val="8"/>
        <w:widowControl w:val="0"/>
        <w:ind w:firstLine="0" w:firstLineChars="0"/>
        <w:jc w:val="center"/>
        <w:rPr>
          <w:b/>
          <w:bCs/>
          <w:color w:val="000000" w:themeColor="text1"/>
          <w14:textFill>
            <w14:solidFill>
              <w14:schemeClr w14:val="tx1"/>
            </w14:solidFill>
          </w14:textFill>
        </w:rPr>
      </w:pPr>
    </w:p>
    <w:p w14:paraId="253A5D60">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31" w:name="_Toc17544"/>
      <w:bookmarkStart w:id="332" w:name="_Toc5915"/>
      <w:r>
        <w:rPr>
          <w:rFonts w:hint="eastAsia" w:ascii="黑体" w:hAnsi="黑体" w:eastAsia="黑体"/>
          <w:color w:val="000000" w:themeColor="text1"/>
          <w14:textFill>
            <w14:solidFill>
              <w14:schemeClr w14:val="tx1"/>
            </w14:solidFill>
          </w14:textFill>
        </w:rPr>
        <w:t>5.1.2与有老年粉丝基础的网红合作</w:t>
      </w:r>
      <w:bookmarkEnd w:id="328"/>
      <w:bookmarkEnd w:id="329"/>
      <w:bookmarkEnd w:id="330"/>
      <w:bookmarkEnd w:id="331"/>
      <w:bookmarkEnd w:id="332"/>
    </w:p>
    <w:p w14:paraId="1476CED4">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与银发网红合作：筛选粉丝量10W+的“银发生活博主”，如退休教师、退休医生，邀请其参与“产品体验日记”拍摄。通过展示产品如何融入日常生活（如晨练后自动测量血压、智能药盒提醒服药），强化“真实使用感”。邀请医疗领域专业博主测评：联合三甲医院医生、健康科普博主进行深度测评，从医学原理、设备精度、操作便捷性等维度输出专业内容，制作《智能养老设备避坑指南》等专题，提升产品权威性。</w:t>
      </w:r>
    </w:p>
    <w:p w14:paraId="625A53FF">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33" w:name="_Toc201494010"/>
      <w:bookmarkStart w:id="334" w:name="_Toc201513986"/>
      <w:bookmarkStart w:id="335" w:name="_Toc12988"/>
      <w:bookmarkStart w:id="336" w:name="_Toc201514313"/>
      <w:bookmarkStart w:id="337" w:name="_Toc14100"/>
      <w:r>
        <w:rPr>
          <w:rFonts w:hint="eastAsia" w:ascii="黑体" w:hAnsi="黑体" w:eastAsia="黑体"/>
          <w:color w:val="000000" w:themeColor="text1"/>
          <w14:textFill>
            <w14:solidFill>
              <w14:schemeClr w14:val="tx1"/>
            </w14:solidFill>
          </w14:textFill>
        </w:rPr>
        <w:t>5.1.3老用户分享会</w:t>
      </w:r>
      <w:bookmarkEnd w:id="333"/>
      <w:bookmarkEnd w:id="334"/>
      <w:bookmarkEnd w:id="335"/>
      <w:bookmarkEnd w:id="336"/>
      <w:bookmarkEnd w:id="337"/>
    </w:p>
    <w:p w14:paraId="61C3A030">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每月举办“智慧养老体验沙龙”，邀请老用户直播分享使用心得，扩大影响力。将优质分享内容剪辑为短视频，投放在公域平台二次传播。场景化体验区：现场设置产品使用模拟场景，如模拟紧急呼叫全流程，让用户直观感受产品价值。</w:t>
      </w:r>
    </w:p>
    <w:p w14:paraId="4D3AB20E">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338" w:name="_Toc1157"/>
      <w:bookmarkStart w:id="339" w:name="_Toc201650401"/>
      <w:bookmarkStart w:id="340" w:name="_Toc201494011"/>
      <w:bookmarkStart w:id="341" w:name="_Toc201514314"/>
      <w:bookmarkStart w:id="342" w:name="_Toc201513987"/>
      <w:bookmarkStart w:id="343" w:name="_Toc21232"/>
      <w:r>
        <w:rPr>
          <w:rFonts w:hint="eastAsia" w:ascii="宋体" w:hAnsi="宋体" w:eastAsia="宋体"/>
          <w:color w:val="000000" w:themeColor="text1"/>
          <w:sz w:val="24"/>
          <w:szCs w:val="24"/>
          <w14:textFill>
            <w14:solidFill>
              <w14:schemeClr w14:val="tx1"/>
            </w14:solidFill>
          </w14:textFill>
        </w:rPr>
        <w:t>5</w:t>
      </w:r>
      <w:r>
        <w:rPr>
          <w:rFonts w:ascii="宋体" w:hAnsi="宋体" w:eastAsia="宋体"/>
          <w:color w:val="000000" w:themeColor="text1"/>
          <w:sz w:val="24"/>
          <w:szCs w:val="24"/>
          <w14:textFill>
            <w14:solidFill>
              <w14:schemeClr w14:val="tx1"/>
            </w14:solidFill>
          </w14:textFill>
        </w:rPr>
        <w:t xml:space="preserve">.2 </w:t>
      </w:r>
      <w:r>
        <w:rPr>
          <w:rFonts w:hint="eastAsia" w:ascii="宋体" w:hAnsi="宋体" w:eastAsia="宋体"/>
          <w:color w:val="000000" w:themeColor="text1"/>
          <w:sz w:val="24"/>
          <w:szCs w:val="24"/>
          <w14:textFill>
            <w14:solidFill>
              <w14:schemeClr w14:val="tx1"/>
            </w14:solidFill>
          </w14:textFill>
        </w:rPr>
        <w:t>传统媒体推广</w:t>
      </w:r>
      <w:bookmarkEnd w:id="338"/>
      <w:bookmarkEnd w:id="339"/>
      <w:bookmarkEnd w:id="340"/>
      <w:bookmarkEnd w:id="341"/>
      <w:bookmarkEnd w:id="342"/>
      <w:bookmarkEnd w:id="343"/>
    </w:p>
    <w:p w14:paraId="40C6F5C7">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44" w:name="_Toc201514315"/>
      <w:bookmarkStart w:id="345" w:name="_Toc201494012"/>
      <w:bookmarkStart w:id="346" w:name="_Toc26988"/>
      <w:bookmarkStart w:id="347" w:name="_Toc201513988"/>
      <w:bookmarkStart w:id="348" w:name="_Toc31988"/>
      <w:r>
        <w:rPr>
          <w:rFonts w:hint="eastAsia" w:ascii="黑体" w:hAnsi="黑体" w:eastAsia="黑体"/>
          <w:color w:val="000000" w:themeColor="text1"/>
          <w14:textFill>
            <w14:solidFill>
              <w14:schemeClr w14:val="tx1"/>
            </w14:solidFill>
          </w14:textFill>
        </w:rPr>
        <w:t>5.2.1电视广告推广</w:t>
      </w:r>
      <w:bookmarkEnd w:id="344"/>
      <w:bookmarkEnd w:id="345"/>
      <w:bookmarkEnd w:id="346"/>
      <w:bookmarkEnd w:id="347"/>
      <w:bookmarkEnd w:id="348"/>
    </w:p>
    <w:p w14:paraId="7A5B0CCF">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根据CSM统计，2013年至2020年，65岁及以上人群的日均收视时间从263分钟增长至288分钟，根据NewAgingPro调研，54岁以上人群中有54.7%的人有过电视购物的体验。电视广告对老年人群体来说不失为一种很好的营销宣传手段。目前相关媒体也在电视媒体介绍养老陪护机器人相关话题。基于此项目团队可以投放电视广告，尤其是有相关知识分享时段，以期取得更好的营销效果。</w:t>
      </w:r>
    </w:p>
    <w:p w14:paraId="06D071A1">
      <w:pPr>
        <w:pStyle w:val="8"/>
        <w:widowControl w:val="0"/>
        <w:ind w:firstLine="315"/>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2622550" cy="3024505"/>
            <wp:effectExtent l="0" t="0" r="6350" b="4445"/>
            <wp:docPr id="38" name="图片 38" descr="c1fc8853fb727d1809620d8bd456d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1fc8853fb727d1809620d8bd456d81a"/>
                    <pic:cNvPicPr>
                      <a:picLocks noChangeAspect="1"/>
                    </pic:cNvPicPr>
                  </pic:nvPicPr>
                  <pic:blipFill>
                    <a:blip r:embed="rId59"/>
                    <a:stretch>
                      <a:fillRect/>
                    </a:stretch>
                  </pic:blipFill>
                  <pic:spPr>
                    <a:xfrm>
                      <a:off x="0" y="0"/>
                      <a:ext cx="2622550" cy="3024505"/>
                    </a:xfrm>
                    <a:prstGeom prst="rect">
                      <a:avLst/>
                    </a:prstGeom>
                  </pic:spPr>
                </pic:pic>
              </a:graphicData>
            </a:graphic>
          </wp:inline>
        </w:drawing>
      </w:r>
      <w:r>
        <w:rPr>
          <w:rFonts w:hint="eastAsia"/>
          <w:color w:val="000000" w:themeColor="text1"/>
          <w14:textFill>
            <w14:solidFill>
              <w14:schemeClr w14:val="tx1"/>
            </w14:solidFill>
          </w14:textFill>
        </w:rPr>
        <w:drawing>
          <wp:inline distT="0" distB="0" distL="114300" distR="114300">
            <wp:extent cx="2343785" cy="3009265"/>
            <wp:effectExtent l="0" t="0" r="18415" b="635"/>
            <wp:docPr id="39" name="图片 39" descr="48d0841b1d047257d4de01dd9c338a21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8d0841b1d047257d4de01dd9c338a21_720"/>
                    <pic:cNvPicPr>
                      <a:picLocks noChangeAspect="1"/>
                    </pic:cNvPicPr>
                  </pic:nvPicPr>
                  <pic:blipFill>
                    <a:blip r:embed="rId60"/>
                    <a:stretch>
                      <a:fillRect/>
                    </a:stretch>
                  </pic:blipFill>
                  <pic:spPr>
                    <a:xfrm>
                      <a:off x="0" y="0"/>
                      <a:ext cx="2343785" cy="3009265"/>
                    </a:xfrm>
                    <a:prstGeom prst="rect">
                      <a:avLst/>
                    </a:prstGeom>
                  </pic:spPr>
                </pic:pic>
              </a:graphicData>
            </a:graphic>
          </wp:inline>
        </w:drawing>
      </w:r>
    </w:p>
    <w:p w14:paraId="4353CE44">
      <w:pPr>
        <w:pStyle w:val="8"/>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图5.</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媒体智慧养老报道</w:t>
      </w:r>
    </w:p>
    <w:p w14:paraId="38740B7A">
      <w:pPr>
        <w:pStyle w:val="8"/>
        <w:widowControl w:val="0"/>
        <w:ind w:firstLine="315"/>
        <w:jc w:val="both"/>
        <w:rPr>
          <w:color w:val="000000" w:themeColor="text1"/>
          <w14:textFill>
            <w14:solidFill>
              <w14:schemeClr w14:val="tx1"/>
            </w14:solidFill>
          </w14:textFill>
        </w:rPr>
      </w:pPr>
    </w:p>
    <w:p w14:paraId="6923EE49">
      <w:pPr>
        <w:pStyle w:val="8"/>
        <w:widowControl w:val="0"/>
        <w:ind w:firstLine="315"/>
        <w:jc w:val="both"/>
        <w:rPr>
          <w:color w:val="000000" w:themeColor="text1"/>
          <w14:textFill>
            <w14:solidFill>
              <w14:schemeClr w14:val="tx1"/>
            </w14:solidFill>
          </w14:textFill>
        </w:rPr>
      </w:pPr>
    </w:p>
    <w:p w14:paraId="61FB135D">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49" w:name="_Toc201514316"/>
      <w:bookmarkStart w:id="350" w:name="_Toc23972"/>
      <w:bookmarkStart w:id="351" w:name="_Toc201513989"/>
      <w:bookmarkStart w:id="352" w:name="_Toc201494013"/>
      <w:bookmarkStart w:id="353" w:name="_Toc29516"/>
      <w:r>
        <w:rPr>
          <w:rFonts w:hint="eastAsia" w:ascii="黑体" w:hAnsi="黑体" w:eastAsia="黑体"/>
          <w:color w:val="000000" w:themeColor="text1"/>
          <w14:textFill>
            <w14:solidFill>
              <w14:schemeClr w14:val="tx1"/>
            </w14:solidFill>
          </w14:textFill>
        </w:rPr>
        <w:t>5.2.2投稿报纸杂志</w:t>
      </w:r>
      <w:bookmarkEnd w:id="349"/>
      <w:bookmarkEnd w:id="350"/>
      <w:bookmarkEnd w:id="351"/>
      <w:bookmarkEnd w:id="352"/>
      <w:bookmarkEnd w:id="353"/>
    </w:p>
    <w:p w14:paraId="6D4FF8BA">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产品受众是老年人，许多老年人仍有阅读订阅传统媒体的习惯。根据统计，国内如今有30万余家专业的老年报，年发行总量在400万分左右；通过报纸投稿和杂志来宣传产品。在宣传时，可以投稿报纸杂志，在上解释机器人的功能以及优点，吸引老年人对其产生兴趣，并注明联系方式与购买方式。</w:t>
      </w:r>
    </w:p>
    <w:p w14:paraId="297B9951">
      <w:pPr>
        <w:pStyle w:val="8"/>
        <w:widowControl w:val="0"/>
        <w:ind w:firstLine="360"/>
        <w:jc w:val="center"/>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drawing>
          <wp:inline distT="0" distB="0" distL="114300" distR="114300">
            <wp:extent cx="2085975" cy="2987675"/>
            <wp:effectExtent l="0" t="0" r="9525" b="3175"/>
            <wp:docPr id="4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IMG_256"/>
                    <pic:cNvPicPr>
                      <a:picLocks noChangeAspect="1"/>
                    </pic:cNvPicPr>
                  </pic:nvPicPr>
                  <pic:blipFill>
                    <a:blip r:embed="rId61"/>
                    <a:stretch>
                      <a:fillRect/>
                    </a:stretch>
                  </pic:blipFill>
                  <pic:spPr>
                    <a:xfrm>
                      <a:off x="0" y="0"/>
                      <a:ext cx="2085975" cy="2987675"/>
                    </a:xfrm>
                    <a:prstGeom prst="rect">
                      <a:avLst/>
                    </a:prstGeom>
                    <a:noFill/>
                    <a:ln w="9525">
                      <a:noFill/>
                    </a:ln>
                  </pic:spPr>
                </pic:pic>
              </a:graphicData>
            </a:graphic>
          </wp:inline>
        </w:drawing>
      </w:r>
    </w:p>
    <w:p w14:paraId="275E2DEB">
      <w:pPr>
        <w:pStyle w:val="8"/>
        <w:widowControl w:val="0"/>
        <w:ind w:firstLine="31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图5.</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报纸宣传</w:t>
      </w:r>
    </w:p>
    <w:p w14:paraId="704EEB8E">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354" w:name="_Toc17188"/>
      <w:bookmarkStart w:id="355" w:name="_Toc201514317"/>
      <w:bookmarkStart w:id="356" w:name="_Toc201513990"/>
      <w:bookmarkStart w:id="357" w:name="_Toc201494014"/>
      <w:bookmarkStart w:id="358" w:name="_Toc201650402"/>
      <w:bookmarkStart w:id="359" w:name="_Toc11145"/>
      <w:r>
        <w:rPr>
          <w:rFonts w:hint="eastAsia" w:ascii="宋体" w:hAnsi="宋体" w:eastAsia="宋体"/>
          <w:color w:val="000000" w:themeColor="text1"/>
          <w:sz w:val="24"/>
          <w:szCs w:val="24"/>
          <w14:textFill>
            <w14:solidFill>
              <w14:schemeClr w14:val="tx1"/>
            </w14:solidFill>
          </w14:textFill>
        </w:rPr>
        <w:t>5</w:t>
      </w:r>
      <w:r>
        <w:rPr>
          <w:rFonts w:ascii="宋体" w:hAnsi="宋体" w:eastAsia="宋体"/>
          <w:color w:val="000000" w:themeColor="text1"/>
          <w:sz w:val="24"/>
          <w:szCs w:val="24"/>
          <w14:textFill>
            <w14:solidFill>
              <w14:schemeClr w14:val="tx1"/>
            </w14:solidFill>
          </w14:textFill>
        </w:rPr>
        <w:t xml:space="preserve">.3 </w:t>
      </w:r>
      <w:r>
        <w:rPr>
          <w:rFonts w:hint="eastAsia" w:ascii="宋体" w:hAnsi="宋体" w:eastAsia="宋体"/>
          <w:color w:val="000000" w:themeColor="text1"/>
          <w:sz w:val="24"/>
          <w:szCs w:val="24"/>
          <w14:textFill>
            <w14:solidFill>
              <w14:schemeClr w14:val="tx1"/>
            </w14:solidFill>
          </w14:textFill>
        </w:rPr>
        <w:t>线下推广</w:t>
      </w:r>
      <w:bookmarkEnd w:id="354"/>
      <w:bookmarkEnd w:id="355"/>
      <w:bookmarkEnd w:id="356"/>
      <w:bookmarkEnd w:id="357"/>
      <w:bookmarkEnd w:id="358"/>
      <w:bookmarkEnd w:id="359"/>
    </w:p>
    <w:p w14:paraId="4B749CFB">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60" w:name="_Toc2913"/>
      <w:bookmarkStart w:id="361" w:name="_Toc201513991"/>
      <w:bookmarkStart w:id="362" w:name="_Toc201514318"/>
      <w:bookmarkStart w:id="363" w:name="_Toc201494015"/>
      <w:bookmarkStart w:id="364" w:name="_Toc104042334"/>
      <w:bookmarkStart w:id="365" w:name="_Toc1969"/>
      <w:r>
        <w:rPr>
          <w:rFonts w:hint="eastAsia" w:ascii="黑体" w:hAnsi="黑体" w:eastAsia="黑体"/>
          <w:color w:val="000000" w:themeColor="text1"/>
          <w14:textFill>
            <w14:solidFill>
              <w14:schemeClr w14:val="tx1"/>
            </w14:solidFill>
          </w14:textFill>
        </w:rPr>
        <w:t>5.3.1户外宣传</w:t>
      </w:r>
      <w:bookmarkEnd w:id="360"/>
      <w:bookmarkEnd w:id="361"/>
      <w:bookmarkEnd w:id="362"/>
      <w:bookmarkEnd w:id="363"/>
      <w:bookmarkEnd w:id="364"/>
      <w:bookmarkEnd w:id="365"/>
    </w:p>
    <w:p w14:paraId="645BD33C">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前期在医疗线下实体店以及各大超市线下推广智能产品，进入大众视野，提高智慧守护伴机器人知名度；中期有针对性地到小区口、社区老年活动中心、公园等老人聚集地投放相关科普视频，后期参加一些科技展览会，与政府相关部门一起举办类似老年慰问活动等提高企业信服力。</w:t>
      </w:r>
    </w:p>
    <w:p w14:paraId="5AF18B77">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66" w:name="_Toc201514319"/>
      <w:bookmarkStart w:id="367" w:name="_Toc201513992"/>
      <w:bookmarkStart w:id="368" w:name="_Toc19166"/>
      <w:bookmarkStart w:id="369" w:name="_Toc201494016"/>
      <w:bookmarkStart w:id="370" w:name="_Toc8335"/>
      <w:r>
        <w:rPr>
          <w:rFonts w:hint="eastAsia" w:ascii="黑体" w:hAnsi="黑体" w:eastAsia="黑体"/>
          <w:color w:val="000000" w:themeColor="text1"/>
          <w14:textFill>
            <w14:solidFill>
              <w14:schemeClr w14:val="tx1"/>
            </w14:solidFill>
          </w14:textFill>
        </w:rPr>
        <w:t>5.3.</w:t>
      </w:r>
      <w:r>
        <w:rPr>
          <w:rFonts w:ascii="黑体" w:hAnsi="黑体" w:eastAsia="黑体"/>
          <w:color w:val="000000" w:themeColor="text1"/>
          <w14:textFill>
            <w14:solidFill>
              <w14:schemeClr w14:val="tx1"/>
            </w14:solidFill>
          </w14:textFill>
        </w:rPr>
        <w:t>2</w:t>
      </w:r>
      <w:r>
        <w:rPr>
          <w:rFonts w:hint="eastAsia" w:ascii="黑体" w:hAnsi="黑体" w:eastAsia="黑体"/>
          <w:color w:val="000000" w:themeColor="text1"/>
          <w14:textFill>
            <w14:solidFill>
              <w14:schemeClr w14:val="tx1"/>
            </w14:solidFill>
          </w14:textFill>
        </w:rPr>
        <w:t>体验式推广</w:t>
      </w:r>
      <w:bookmarkEnd w:id="366"/>
      <w:bookmarkEnd w:id="367"/>
      <w:bookmarkEnd w:id="368"/>
      <w:bookmarkEnd w:id="369"/>
      <w:bookmarkEnd w:id="370"/>
    </w:p>
    <w:p w14:paraId="037CEDF4">
      <w:pPr>
        <w:widowControl w:val="0"/>
        <w:spacing w:line="300" w:lineRule="auto"/>
        <w:ind w:firstLine="420" w:firstLineChars="20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在老年活动中心举办“科技助老体验日”，提供免费健康检测。与头部养老院合作，开展免费试用活动。参与智慧养老项目招投标，打造区域示范案例。在老年大学、养老院提供免费体验。</w:t>
      </w:r>
    </w:p>
    <w:p w14:paraId="32C63808">
      <w:pPr>
        <w:widowControl w:val="0"/>
        <w:ind w:firstLine="0" w:firstLineChars="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3001645" cy="1709420"/>
            <wp:effectExtent l="0" t="0" r="8255" b="5080"/>
            <wp:docPr id="42" name="图片 42" descr="cd8409d2b7b918aec8cd297b992d5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d8409d2b7b918aec8cd297b992d59bc"/>
                    <pic:cNvPicPr>
                      <a:picLocks noChangeAspect="1"/>
                    </pic:cNvPicPr>
                  </pic:nvPicPr>
                  <pic:blipFill>
                    <a:blip r:embed="rId62"/>
                    <a:stretch>
                      <a:fillRect/>
                    </a:stretch>
                  </pic:blipFill>
                  <pic:spPr>
                    <a:xfrm>
                      <a:off x="0" y="0"/>
                      <a:ext cx="3001645" cy="1709420"/>
                    </a:xfrm>
                    <a:prstGeom prst="rect">
                      <a:avLst/>
                    </a:prstGeom>
                  </pic:spPr>
                </pic:pic>
              </a:graphicData>
            </a:graphic>
          </wp:inline>
        </w:drawing>
      </w:r>
      <w:r>
        <w:rPr>
          <w:rFonts w:ascii="宋体" w:hAnsi="宋体" w:cs="宋体"/>
          <w:color w:val="000000" w:themeColor="text1"/>
          <w:sz w:val="24"/>
          <w14:textFill>
            <w14:solidFill>
              <w14:schemeClr w14:val="tx1"/>
            </w14:solidFill>
          </w14:textFill>
        </w:rPr>
        <w:drawing>
          <wp:inline distT="0" distB="0" distL="114300" distR="114300">
            <wp:extent cx="2098040" cy="1715135"/>
            <wp:effectExtent l="0" t="0" r="16510" b="18415"/>
            <wp:docPr id="4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descr="IMG_256"/>
                    <pic:cNvPicPr>
                      <a:picLocks noChangeAspect="1"/>
                    </pic:cNvPicPr>
                  </pic:nvPicPr>
                  <pic:blipFill>
                    <a:blip r:embed="rId63"/>
                    <a:stretch>
                      <a:fillRect/>
                    </a:stretch>
                  </pic:blipFill>
                  <pic:spPr>
                    <a:xfrm>
                      <a:off x="0" y="0"/>
                      <a:ext cx="2098040" cy="1715135"/>
                    </a:xfrm>
                    <a:prstGeom prst="rect">
                      <a:avLst/>
                    </a:prstGeom>
                    <a:noFill/>
                    <a:ln w="9525">
                      <a:noFill/>
                    </a:ln>
                  </pic:spPr>
                </pic:pic>
              </a:graphicData>
            </a:graphic>
          </wp:inline>
        </w:drawing>
      </w:r>
    </w:p>
    <w:p w14:paraId="2C3C70DE">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图5.</w:t>
      </w:r>
      <w:r>
        <w:rPr>
          <w:color w:val="000000" w:themeColor="text1"/>
          <w14:textFill>
            <w14:solidFill>
              <w14:schemeClr w14:val="tx1"/>
            </w14:solidFill>
          </w14:textFill>
        </w:rPr>
        <w:t xml:space="preserve">4 </w:t>
      </w:r>
      <w:r>
        <w:rPr>
          <w:rFonts w:hint="eastAsia"/>
          <w:color w:val="000000" w:themeColor="text1"/>
          <w14:textFill>
            <w14:solidFill>
              <w14:schemeClr w14:val="tx1"/>
            </w14:solidFill>
          </w14:textFill>
        </w:rPr>
        <w:t>体验式推广</w:t>
      </w:r>
    </w:p>
    <w:p w14:paraId="396C9621">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71" w:name="_Toc31861"/>
      <w:bookmarkStart w:id="372" w:name="_Toc201513993"/>
      <w:bookmarkStart w:id="373" w:name="_Toc201514320"/>
      <w:bookmarkStart w:id="374" w:name="_Toc201494017"/>
      <w:bookmarkStart w:id="375" w:name="_Toc23078"/>
      <w:r>
        <w:rPr>
          <w:rFonts w:hint="eastAsia" w:ascii="黑体" w:hAnsi="黑体" w:eastAsia="黑体"/>
          <w:color w:val="000000" w:themeColor="text1"/>
          <w14:textFill>
            <w14:solidFill>
              <w14:schemeClr w14:val="tx1"/>
            </w14:solidFill>
          </w14:textFill>
        </w:rPr>
        <w:t>5.3.</w:t>
      </w:r>
      <w:r>
        <w:rPr>
          <w:rFonts w:ascii="黑体" w:hAnsi="黑体" w:eastAsia="黑体"/>
          <w:color w:val="000000" w:themeColor="text1"/>
          <w14:textFill>
            <w14:solidFill>
              <w14:schemeClr w14:val="tx1"/>
            </w14:solidFill>
          </w14:textFill>
        </w:rPr>
        <w:t>3</w:t>
      </w:r>
      <w:r>
        <w:rPr>
          <w:rFonts w:hint="eastAsia" w:ascii="黑体" w:hAnsi="黑体" w:eastAsia="黑体"/>
          <w:color w:val="000000" w:themeColor="text1"/>
          <w14:textFill>
            <w14:solidFill>
              <w14:schemeClr w14:val="tx1"/>
            </w14:solidFill>
          </w14:textFill>
        </w:rPr>
        <w:t>优惠力度与售后推广</w:t>
      </w:r>
      <w:bookmarkEnd w:id="371"/>
      <w:bookmarkEnd w:id="372"/>
      <w:bookmarkEnd w:id="373"/>
      <w:bookmarkEnd w:id="374"/>
      <w:bookmarkEnd w:id="375"/>
    </w:p>
    <w:p w14:paraId="5445360E">
      <w:pPr>
        <w:widowControl w:val="0"/>
        <w:spacing w:line="300" w:lineRule="auto"/>
        <w:ind w:firstLine="420" w:firstLineChars="200"/>
        <w:jc w:val="both"/>
        <w:rPr>
          <w:color w:val="000000" w:themeColor="text1"/>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eastAsia"/>
          <w:color w:val="000000" w:themeColor="text1"/>
          <w14:textFill>
            <w14:solidFill>
              <w14:schemeClr w14:val="tx1"/>
            </w14:solidFill>
          </w14:textFill>
        </w:rPr>
        <w:t>购买时提供与银行合作推出的“孝心分期贷”，一定时间免息，并推出旧电子产品可抵扣一定金额，各门店都设立旧产品回收的部门，提高利用率，降低用户的经济压力。提供购买与租借双渠道，考虑不同经济状况的家庭，拓宽受众。设置产品责任险，保障用户的各个权力，让买家买的安心，用得放心。</w:t>
      </w:r>
    </w:p>
    <w:p w14:paraId="2CF870AF">
      <w:pPr>
        <w:pStyle w:val="2"/>
        <w:keepNext w:val="0"/>
        <w:widowControl w:val="0"/>
        <w:spacing w:line="300" w:lineRule="auto"/>
        <w:ind w:firstLine="0" w:firstLineChars="0"/>
        <w:rPr>
          <w:color w:val="000000" w:themeColor="text1"/>
          <w:sz w:val="32"/>
          <w14:textFill>
            <w14:solidFill>
              <w14:schemeClr w14:val="tx1"/>
            </w14:solidFill>
          </w14:textFill>
        </w:rPr>
      </w:pPr>
      <w:bookmarkStart w:id="376" w:name="_Toc201650403"/>
      <w:bookmarkStart w:id="377" w:name="_Toc11643"/>
      <w:bookmarkStart w:id="378" w:name="_Toc15424"/>
      <w:r>
        <w:rPr>
          <w:rFonts w:hint="eastAsia"/>
          <w:color w:val="000000" w:themeColor="text1"/>
          <w:sz w:val="32"/>
          <w14:textFill>
            <w14:solidFill>
              <w14:schemeClr w14:val="tx1"/>
            </w14:solidFill>
          </w14:textFill>
        </w:rPr>
        <w:t>第六章</w:t>
      </w:r>
      <w:r>
        <w:rPr>
          <w:color w:val="000000" w:themeColor="text1"/>
          <w:sz w:val="32"/>
          <w14:textFill>
            <w14:solidFill>
              <w14:schemeClr w14:val="tx1"/>
            </w14:solidFill>
          </w14:textFill>
        </w:rPr>
        <w:t xml:space="preserve"> </w:t>
      </w:r>
      <w:r>
        <w:rPr>
          <w:rFonts w:hint="eastAsia"/>
          <w:color w:val="000000" w:themeColor="text1"/>
          <w:sz w:val="32"/>
          <w14:textFill>
            <w14:solidFill>
              <w14:schemeClr w14:val="tx1"/>
            </w14:solidFill>
          </w14:textFill>
        </w:rPr>
        <w:t>盈利模式与财务分析</w:t>
      </w:r>
      <w:bookmarkEnd w:id="376"/>
      <w:bookmarkEnd w:id="377"/>
      <w:bookmarkEnd w:id="378"/>
    </w:p>
    <w:p w14:paraId="0BB46094">
      <w:pPr>
        <w:ind w:firstLine="0" w:firstLineChars="0"/>
        <w:outlineLvl w:val="0"/>
        <w:rPr>
          <w:rFonts w:eastAsiaTheme="minorEastAsia"/>
        </w:rPr>
      </w:pPr>
      <w:bookmarkStart w:id="379" w:name="_Toc18234"/>
      <w:bookmarkStart w:id="380" w:name="_Toc22273"/>
      <w:r>
        <w:rPr>
          <w:rFonts w:hint="eastAsia" w:ascii="宋体" w:hAnsi="宋体" w:cstheme="majorBidi"/>
          <w:b/>
          <w:bCs/>
          <w:color w:val="000000" w:themeColor="text1"/>
          <w:sz w:val="24"/>
          <w14:textFill>
            <w14:solidFill>
              <w14:schemeClr w14:val="tx1"/>
            </w14:solidFill>
          </w14:textFill>
        </w:rPr>
        <w:t>6.1盈利模式</w:t>
      </w:r>
      <w:bookmarkEnd w:id="379"/>
      <w:bookmarkEnd w:id="380"/>
    </w:p>
    <w:p w14:paraId="043CE8C6">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81" w:name="_Toc14581"/>
      <w:bookmarkStart w:id="382" w:name="_Toc14972"/>
      <w:r>
        <w:rPr>
          <w:rFonts w:hint="eastAsia" w:ascii="黑体" w:hAnsi="黑体" w:eastAsia="黑体"/>
          <w:color w:val="000000" w:themeColor="text1"/>
          <w14:textFill>
            <w14:solidFill>
              <w14:schemeClr w14:val="tx1"/>
            </w14:solidFill>
          </w14:textFill>
        </w:rPr>
        <w:t>6.1.1 产品销售</w:t>
      </w:r>
      <w:bookmarkEnd w:id="381"/>
      <w:bookmarkEnd w:id="382"/>
    </w:p>
    <w:p w14:paraId="1FEB9FE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产品销售可分模块搭建进行，主要分为以下四个模块。</w:t>
      </w:r>
    </w:p>
    <w:p w14:paraId="0F5057FD">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（1）A</w:t>
      </w:r>
      <w:r>
        <w:rPr>
          <w:rFonts w:ascii="宋体" w:hAnsi="宋体" w:cs="宋体"/>
          <w:color w:val="000000" w:themeColor="text1"/>
          <w:szCs w:val="21"/>
          <w14:textFill>
            <w14:solidFill>
              <w14:schemeClr w14:val="tx1"/>
            </w14:solidFill>
          </w14:textFill>
        </w:rPr>
        <w:t>I</w:t>
      </w:r>
      <w:r>
        <w:rPr>
          <w:rFonts w:hint="eastAsia" w:ascii="宋体" w:hAnsi="宋体" w:cs="宋体"/>
          <w:color w:val="000000" w:themeColor="text1"/>
          <w:szCs w:val="21"/>
          <w14:textFill>
            <w14:solidFill>
              <w14:schemeClr w14:val="tx1"/>
            </w14:solidFill>
          </w14:textFill>
        </w:rPr>
        <w:t>语音交互心灵陪伴机器人销售</w:t>
      </w:r>
    </w:p>
    <w:p w14:paraId="741CA99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ascii="宋体" w:hAnsi="宋体" w:cs="宋体"/>
          <w:color w:val="000000" w:themeColor="text1"/>
          <w:szCs w:val="21"/>
          <w14:textFill>
            <w14:solidFill>
              <w14:schemeClr w14:val="tx1"/>
            </w14:solidFill>
          </w14:textFill>
        </w:rPr>
        <w:t>I</w:t>
      </w:r>
      <w:r>
        <w:rPr>
          <w:rFonts w:hint="eastAsia" w:ascii="宋体" w:hAnsi="宋体" w:cs="宋体"/>
          <w:color w:val="000000" w:themeColor="text1"/>
          <w:szCs w:val="21"/>
          <w14:textFill>
            <w14:solidFill>
              <w14:schemeClr w14:val="tx1"/>
            </w14:solidFill>
          </w14:textFill>
        </w:rPr>
        <w:t>语音交互心灵陪伴机器人通过沉浸式虚拟互动缓解老年人孤独感，提供远程亲情通话、健康监测和认知训练功能，其盈利模式采用硬件销售分层定价策略：标准版（基础功能）、进阶版（增加语音定制）、高端版（含健康模型定制），硬件利润率分别为40%、45%和50%，同时通过订阅制（如月费制健康数据分析服务）实现持续收益。以高端版为例，总成本690元，建议零售价1380元（100%溢价），代工量产后成本可压缩15%-20%；配套订阅服务（如AI语音包年费299元）可提升用户LTV，预计硬件与订阅收入占比为6:4，首年回本周期约8个月。</w:t>
      </w:r>
    </w:p>
    <w:p w14:paraId="7400D10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（2）健康应急处理运输机器人销售</w:t>
      </w:r>
    </w:p>
    <w:p w14:paraId="11428A0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药品运输机器人专为智慧养老场景设计，通过精准导航和智能避障技术，实现药品的院内快速配送，解决老人取药不便问题。该产品分为标准版（660元）、进阶版（1090元）和高端版（2070元）三个型号，差异主要体现在表情识别摄像头、物体寻找功能和图像处理终端等配置上，可满足不同养老机构的智能化需求。</w:t>
      </w:r>
    </w:p>
    <w:p w14:paraId="27A0C10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盈利模式采用“硬件销售+增值服务”</w:t>
      </w:r>
      <w:r>
        <w:rPr>
          <w:rFonts w:hint="eastAsia"/>
          <w:color w:val="000000" w:themeColor="text1"/>
          <w14:textFill>
            <w14:solidFill>
              <w14:schemeClr w14:val="tx1"/>
            </w14:solidFill>
          </w14:textFill>
        </w:rPr>
        <w:t>组合</w:t>
      </w:r>
      <w:r>
        <w:rPr>
          <w:rFonts w:hint="eastAsia" w:ascii="宋体" w:hAnsi="宋体" w:cs="宋体"/>
          <w:color w:val="000000" w:themeColor="text1"/>
          <w:szCs w:val="21"/>
          <w14:textFill>
            <w14:solidFill>
              <w14:schemeClr w14:val="tx1"/>
            </w14:solidFill>
          </w14:textFill>
        </w:rPr>
        <w:t>：基础盈利来自机器人硬件直接销售（毛利率约35%-50%），同时通过药品管理软件订阅、紧急送药加急服务以及设备维护合约实现持续性收益，高端版还可对接医保系统获取技术服务分成。</w:t>
      </w:r>
    </w:p>
    <w:p w14:paraId="6AFFBE2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3</w:t>
      </w:r>
      <w:r>
        <w:rPr>
          <w:rFonts w:hint="eastAsia" w:ascii="宋体" w:hAnsi="宋体" w:cs="宋体"/>
          <w:color w:val="000000" w:themeColor="text1"/>
          <w:szCs w:val="21"/>
          <w14:textFill>
            <w14:solidFill>
              <w14:schemeClr w14:val="tx1"/>
            </w14:solidFill>
          </w14:textFill>
        </w:rPr>
        <w:t>）健康监测模型定制销售</w:t>
      </w:r>
    </w:p>
    <w:p w14:paraId="0403B39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健康监测模型定制是智慧养老领域的核心盈利产品之一，旨在通过AI驱动的个性化健康数据分析系统，实时监测老年用户的生理指标（如心率、血压、血氧、睡眠质量等），并结合慢性病管理需求提供预警与干预建议。该产品通过智能穿戴设备、家居传感器及云端算法协同工作，实现全天候无感监测，尤其针对独居老人或慢性病患者群体，可主动识别跌倒、心律异常等风险，并联动紧急联系人或社区医疗系统。其技术优势在于采用联邦学习技术，在保护用户隐私的前提下持续优化模型精度，同时支持医疗机构定制化开发，例如针对糖尿病患者的血糖趋势预测模块，或为养老机构定制群体健康数据分析面板。</w:t>
      </w:r>
    </w:p>
    <w:p w14:paraId="74D40C44">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Style w:val="29"/>
          <w:rFonts w:hint="eastAsia"/>
        </w:rPr>
        <w:t>盈利模式采用“B2B2C”分层收费策略：面向养老机构、社区服务中心等B端客户，按监测终端数量收取硬件费用，并根据定制化需求收取模型开发费；针对C端家庭用户，提供基础监测功能免费+增值服务订阅。此外，通过脱敏健康数据与药企、保险公司的合规合作，可衍生数据服务佣金。长期来看，该产品通过降低机构护理成本和家庭医疗支出，形成可持续的医养结合商业闭环。</w:t>
      </w:r>
      <w:r>
        <w:rPr>
          <w:rStyle w:val="29"/>
        </w:rPr>
        <w:t>通过向养老机构等 B 端收取硬件及定制开发费、向家庭 C 端推出免费基础功能 + 增值订阅，直接获取商业收益；借助脱敏健康数据与药企、险企合规合作赚佣金，拓宽盈利渠道；同时分层覆盖 B、C 端需求，联动多方打造医养生态，长期以降低护理及医疗支出为价值锚点，形成可持续商业闭环，实现商业效益与社会价值协同。</w:t>
      </w:r>
    </w:p>
    <w:p w14:paraId="6E9E8607">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83" w:name="_Toc5772"/>
      <w:bookmarkStart w:id="384" w:name="_Toc20485"/>
      <w:r>
        <w:rPr>
          <w:rFonts w:hint="eastAsia" w:ascii="黑体" w:hAnsi="黑体" w:eastAsia="黑体"/>
          <w:color w:val="000000" w:themeColor="text1"/>
          <w14:textFill>
            <w14:solidFill>
              <w14:schemeClr w14:val="tx1"/>
            </w14:solidFill>
          </w14:textFill>
        </w:rPr>
        <w:t>6.1.2 订阅服务</w:t>
      </w:r>
      <w:bookmarkEnd w:id="383"/>
      <w:bookmarkEnd w:id="384"/>
    </w:p>
    <w:p w14:paraId="2738B43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（1）基础关怀服务</w:t>
      </w:r>
    </w:p>
    <w:p w14:paraId="1AECD692">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采用用户分层运营，银发基础版实行低价策略，通过智能设备自动采集血压、心率等数据，适合健康老人，渗透率目标70%。金龄尊享版实行高净值服务，含人工管家和SOS紧急按钮，瞄准独居高危群体，预计占总收入55%。对内AI周报中推荐药品配送、康复理疗等增值服务，转化率约12%；对外与保险公司合作开发定制险种，获得数据分成（参考日本日医学馆模式）。通过服务使用率看板促进续费（如显示“本月已为您预警3次异常体征”）；流失用户触发3次召回流程：7天短信提醒→15天免费体验→30天家属代付优惠。</w:t>
      </w:r>
    </w:p>
    <w:p w14:paraId="78E1CFA6">
      <w:pPr>
        <w:ind w:firstLine="315"/>
        <w:jc w:val="center"/>
      </w:pPr>
      <w:r>
        <w:drawing>
          <wp:inline distT="0" distB="0" distL="0" distR="0">
            <wp:extent cx="2544445" cy="524700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64">
                      <a:extLst>
                        <a:ext uri="{28A0092B-C50C-407E-A947-70E740481C1C}">
                          <a14:useLocalDpi xmlns:a14="http://schemas.microsoft.com/office/drawing/2010/main" val="0"/>
                        </a:ext>
                      </a:extLst>
                    </a:blip>
                    <a:srcRect t="1853"/>
                    <a:stretch>
                      <a:fillRect/>
                    </a:stretch>
                  </pic:blipFill>
                  <pic:spPr>
                    <a:xfrm>
                      <a:off x="0" y="0"/>
                      <a:ext cx="2544445" cy="5247005"/>
                    </a:xfrm>
                    <a:prstGeom prst="rect">
                      <a:avLst/>
                    </a:prstGeom>
                    <a:noFill/>
                    <a:ln>
                      <a:noFill/>
                    </a:ln>
                  </pic:spPr>
                </pic:pic>
              </a:graphicData>
            </a:graphic>
          </wp:inline>
        </w:drawing>
      </w:r>
    </w:p>
    <w:p w14:paraId="5DF80294">
      <w:pPr>
        <w:ind w:firstLine="315"/>
        <w:jc w:val="center"/>
      </w:pPr>
      <w:r>
        <w:rPr>
          <w:rFonts w:hint="eastAsia"/>
        </w:rPr>
        <w:t>图6.1 基础关怀服务流程</w:t>
      </w:r>
    </w:p>
    <w:p w14:paraId="3C7232C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p>
    <w:p w14:paraId="54B5041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（2）语言定制</w:t>
      </w:r>
    </w:p>
    <w:p w14:paraId="0942CF5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与语言学机构合作建立方言语音库，开发成本摊销至每次定制费；录制子女5分钟语音即可复刻亲情语音包，溢价率达300%。简单指令交互（如“打开空调”），按语种收费；带情感识别的对话系统（如检测老人情绪</w:t>
      </w:r>
      <w:r>
        <w:rPr>
          <w:rFonts w:hint="eastAsia"/>
          <w:color w:val="000000" w:themeColor="text1"/>
          <w14:textFill>
            <w14:solidFill>
              <w14:schemeClr w14:val="tx1"/>
            </w14:solidFill>
          </w14:textFill>
        </w:rPr>
        <w:t>低落</w:t>
      </w:r>
      <w:r>
        <w:rPr>
          <w:rFonts w:hint="eastAsia" w:ascii="宋体" w:hAnsi="宋体" w:cs="宋体"/>
          <w:color w:val="000000" w:themeColor="text1"/>
          <w:szCs w:val="21"/>
          <w14:textFill>
            <w14:solidFill>
              <w14:schemeClr w14:val="tx1"/>
            </w14:solidFill>
          </w14:textFill>
        </w:rPr>
        <w:t>时主动安慰），需额外支付。语音数据用于优化区域化养老产品，与海外养老机构合作输出多语言解决方案，形成技术授权收入。</w:t>
      </w:r>
    </w:p>
    <w:p w14:paraId="14FD3333">
      <w:pPr>
        <w:ind w:firstLine="0" w:firstLineChars="0"/>
        <w:jc w:val="center"/>
      </w:pPr>
      <w:r>
        <w:drawing>
          <wp:inline distT="0" distB="0" distL="114300" distR="114300">
            <wp:extent cx="1889760" cy="4658360"/>
            <wp:effectExtent l="0" t="0" r="0"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65"/>
                    <a:srcRect l="5805" t="34770" r="35229" b="10975"/>
                    <a:stretch>
                      <a:fillRect/>
                    </a:stretch>
                  </pic:blipFill>
                  <pic:spPr>
                    <a:xfrm>
                      <a:off x="0" y="0"/>
                      <a:ext cx="1889760" cy="4658360"/>
                    </a:xfrm>
                    <a:prstGeom prst="rect">
                      <a:avLst/>
                    </a:prstGeom>
                    <a:noFill/>
                    <a:ln>
                      <a:noFill/>
                    </a:ln>
                  </pic:spPr>
                </pic:pic>
              </a:graphicData>
            </a:graphic>
          </wp:inline>
        </w:drawing>
      </w:r>
    </w:p>
    <w:p w14:paraId="1866EA6D">
      <w:pPr>
        <w:ind w:firstLine="0" w:firstLineChars="0"/>
        <w:jc w:val="center"/>
      </w:pPr>
      <w:r>
        <w:rPr>
          <w:rFonts w:hint="eastAsia"/>
        </w:rPr>
        <w:t>图6.2 语言定制流程</w:t>
      </w:r>
    </w:p>
    <w:p w14:paraId="2DAA33C3">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85" w:name="_Toc22112"/>
      <w:bookmarkStart w:id="386" w:name="_Toc32239"/>
      <w:r>
        <w:rPr>
          <w:rFonts w:hint="eastAsia" w:ascii="黑体" w:hAnsi="黑体" w:eastAsia="黑体"/>
          <w:color w:val="000000" w:themeColor="text1"/>
          <w14:textFill>
            <w14:solidFill>
              <w14:schemeClr w14:val="tx1"/>
            </w14:solidFill>
          </w14:textFill>
        </w:rPr>
        <w:t>6.</w:t>
      </w:r>
      <w:r>
        <w:rPr>
          <w:rFonts w:ascii="黑体" w:hAnsi="黑体" w:eastAsia="黑体"/>
          <w:color w:val="000000" w:themeColor="text1"/>
          <w14:textFill>
            <w14:solidFill>
              <w14:schemeClr w14:val="tx1"/>
            </w14:solidFill>
          </w14:textFill>
        </w:rPr>
        <w:t>1</w:t>
      </w:r>
      <w:r>
        <w:rPr>
          <w:rFonts w:hint="eastAsia" w:ascii="黑体" w:hAnsi="黑体" w:eastAsia="黑体"/>
          <w:color w:val="000000" w:themeColor="text1"/>
          <w14:textFill>
            <w14:solidFill>
              <w14:schemeClr w14:val="tx1"/>
            </w14:solidFill>
          </w14:textFill>
        </w:rPr>
        <w:t>.</w:t>
      </w:r>
      <w:r>
        <w:rPr>
          <w:rFonts w:ascii="黑体" w:hAnsi="黑体" w:eastAsia="黑体"/>
          <w:color w:val="000000" w:themeColor="text1"/>
          <w14:textFill>
            <w14:solidFill>
              <w14:schemeClr w14:val="tx1"/>
            </w14:solidFill>
          </w14:textFill>
        </w:rPr>
        <w:t>3</w:t>
      </w:r>
      <w:r>
        <w:rPr>
          <w:rFonts w:hint="eastAsia" w:ascii="黑体" w:hAnsi="黑体" w:eastAsia="黑体"/>
          <w:color w:val="000000" w:themeColor="text1"/>
          <w14:textFill>
            <w14:solidFill>
              <w14:schemeClr w14:val="tx1"/>
            </w14:solidFill>
          </w14:textFill>
        </w:rPr>
        <w:t>广告佣金收入</w:t>
      </w:r>
      <w:bookmarkEnd w:id="385"/>
      <w:bookmarkEnd w:id="386"/>
    </w:p>
    <w:p w14:paraId="3B0999AD">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该产品通过智能终端（如陪伴机器人、健康监测设备等）内置广告模块，为老年用户推送适老化广告内容，包括健康产品、养老服务、医疗咨询等。广告基于用户画像精准匹配，确保内容相关且无干扰，同时通过语音交互或屏幕展示实现自然触达，提升广告转化率。盈利模式采用“CPM（千次展示收费）+ CPS（销售分成）”双轨制：一方面向广告主收取曝光费用，另一方面从广告促成的实际消费中抽取佣金（通常为5%-15%）。例如，用户通过设备购买推荐药品或服务，企业可按成交额分成。此外，开放广告位租赁给社区养老机构，收取固定年费，形成稳定收入流。</w:t>
      </w:r>
    </w:p>
    <w:p w14:paraId="2B3A7544">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387" w:name="_Toc201650405"/>
      <w:bookmarkStart w:id="388" w:name="_Toc31305"/>
      <w:bookmarkStart w:id="389" w:name="_Toc23889"/>
      <w:r>
        <w:rPr>
          <w:rFonts w:hint="eastAsia" w:ascii="宋体" w:hAnsi="宋体" w:eastAsia="宋体"/>
          <w:color w:val="000000" w:themeColor="text1"/>
          <w:sz w:val="24"/>
          <w:szCs w:val="24"/>
          <w14:textFill>
            <w14:solidFill>
              <w14:schemeClr w14:val="tx1"/>
            </w14:solidFill>
          </w14:textFill>
        </w:rPr>
        <w:t>6.2 财务分析</w:t>
      </w:r>
      <w:bookmarkEnd w:id="387"/>
      <w:bookmarkEnd w:id="388"/>
      <w:bookmarkEnd w:id="389"/>
    </w:p>
    <w:p w14:paraId="1368236A">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90" w:name="_Toc23763"/>
      <w:bookmarkStart w:id="391" w:name="_Toc9660"/>
      <w:r>
        <w:rPr>
          <w:rFonts w:hint="eastAsia" w:ascii="黑体" w:hAnsi="黑体" w:eastAsia="黑体"/>
          <w:color w:val="000000" w:themeColor="text1"/>
          <w14:textFill>
            <w14:solidFill>
              <w14:schemeClr w14:val="tx1"/>
            </w14:solidFill>
          </w14:textFill>
        </w:rPr>
        <w:t>6.2.1 会计假设</w:t>
      </w:r>
      <w:bookmarkEnd w:id="390"/>
      <w:bookmarkEnd w:id="391"/>
    </w:p>
    <w:p w14:paraId="6C572134">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为实现项目的可行性，做出以下假设：</w:t>
      </w:r>
    </w:p>
    <w:p w14:paraId="04BA0D09">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1.团队计划在2026年初在上海创立有限责任公司，取得10万元大学生低息负债；</w:t>
      </w:r>
    </w:p>
    <w:p w14:paraId="31F54E5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2.企业享受小微企业的相关税收优惠和相关大学生创业补助；</w:t>
      </w:r>
    </w:p>
    <w:p w14:paraId="1C20AD6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3.各项资产采用直线法计提折旧；</w:t>
      </w:r>
    </w:p>
    <w:p w14:paraId="1B0719C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4.企业每月现金流量均为正，不存在异常且无法规避的财务风险；</w:t>
      </w:r>
    </w:p>
    <w:p w14:paraId="608B185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5.员工工资每月结清；</w:t>
      </w:r>
    </w:p>
    <w:p w14:paraId="3F24C4E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6.厂房租金全部计入制造费用；</w:t>
      </w:r>
    </w:p>
    <w:p w14:paraId="40F9BB0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7.资产负债表年末存在一定时间上的列报差异。</w:t>
      </w:r>
    </w:p>
    <w:p w14:paraId="7EB5B5BE">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92" w:name="_Toc8466"/>
      <w:bookmarkStart w:id="393" w:name="_Toc29433"/>
      <w:r>
        <w:rPr>
          <w:rFonts w:hint="eastAsia" w:ascii="黑体" w:hAnsi="黑体" w:eastAsia="黑体"/>
          <w:color w:val="000000" w:themeColor="text1"/>
          <w14:textFill>
            <w14:solidFill>
              <w14:schemeClr w14:val="tx1"/>
            </w14:solidFill>
          </w14:textFill>
        </w:rPr>
        <w:t>6.2.2 期初投融资</w:t>
      </w:r>
      <w:bookmarkEnd w:id="392"/>
      <w:bookmarkEnd w:id="393"/>
    </w:p>
    <w:p w14:paraId="50EFF75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公司期初融资以权益融资（50万元）为主，</w:t>
      </w:r>
      <w:r>
        <w:rPr>
          <w:rFonts w:hint="eastAsia" w:ascii="宋体" w:hAnsi="宋体" w:cs="宋体"/>
          <w:color w:val="000000" w:themeColor="text1"/>
          <w:szCs w:val="21"/>
          <w:lang w:val="en-US" w:eastAsia="zh-CN"/>
          <w14:textFill>
            <w14:solidFill>
              <w14:schemeClr w14:val="tx1"/>
            </w14:solidFill>
          </w14:textFill>
        </w:rPr>
        <w:t>队长</w:t>
      </w:r>
      <w:r>
        <w:rPr>
          <w:rFonts w:hint="eastAsia" w:ascii="宋体" w:hAnsi="宋体" w:cs="宋体"/>
          <w:color w:val="000000" w:themeColor="text1"/>
          <w:szCs w:val="21"/>
          <w14:textFill>
            <w14:solidFill>
              <w14:schemeClr w14:val="tx1"/>
            </w14:solidFill>
          </w14:textFill>
        </w:rPr>
        <w:t>持股70%，掌握控股权，</w:t>
      </w:r>
      <w:r>
        <w:rPr>
          <w:rFonts w:hint="eastAsia" w:ascii="宋体" w:hAnsi="宋体" w:cs="宋体"/>
          <w:color w:val="000000" w:themeColor="text1"/>
          <w:szCs w:val="21"/>
          <w:lang w:eastAsia="zh-CN"/>
          <w14:textFill>
            <w14:solidFill>
              <w14:schemeClr w14:val="tx1"/>
            </w14:solidFill>
          </w14:textFill>
        </w:rPr>
        <w:t>队员1</w:t>
      </w:r>
      <w:r>
        <w:rPr>
          <w:rFonts w:hint="eastAsia" w:ascii="宋体" w:hAnsi="宋体" w:cs="宋体"/>
          <w:color w:val="000000" w:themeColor="text1"/>
          <w:szCs w:val="21"/>
          <w14:textFill>
            <w14:solidFill>
              <w14:schemeClr w14:val="tx1"/>
            </w14:solidFill>
          </w14:textFill>
        </w:rPr>
        <w:t>和</w:t>
      </w:r>
      <w:r>
        <w:rPr>
          <w:rFonts w:hint="eastAsia" w:ascii="宋体" w:hAnsi="宋体" w:cs="宋体"/>
          <w:color w:val="000000" w:themeColor="text1"/>
          <w:szCs w:val="21"/>
          <w:lang w:eastAsia="zh-CN"/>
          <w14:textFill>
            <w14:solidFill>
              <w14:schemeClr w14:val="tx1"/>
            </w14:solidFill>
          </w14:textFill>
        </w:rPr>
        <w:t>队员2</w:t>
      </w:r>
      <w:r>
        <w:rPr>
          <w:rFonts w:hint="eastAsia" w:ascii="宋体" w:hAnsi="宋体" w:cs="宋体"/>
          <w:color w:val="000000" w:themeColor="text1"/>
          <w:szCs w:val="21"/>
          <w14:textFill>
            <w14:solidFill>
              <w14:schemeClr w14:val="tx1"/>
            </w14:solidFill>
          </w14:textFill>
        </w:rPr>
        <w:t>分别持股20%和10%，股权结构清晰。同时引入债务融资10万元，优化资本结构，降低融资成本。权益融资确保长期资金支持，债务融资则提供短期流动性，平衡财务风险。</w:t>
      </w:r>
    </w:p>
    <w:p w14:paraId="504D6BC2">
      <w:pPr>
        <w:widowControl w:val="0"/>
        <w:ind w:firstLine="0" w:firstLineChars="0"/>
        <w:jc w:val="center"/>
        <w:rPr>
          <w:rFonts w:ascii="宋体" w:hAnsi="宋体" w:cs="宋体"/>
          <w:b/>
          <w:bCs/>
          <w:sz w:val="24"/>
          <w:szCs w:val="32"/>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 投融资结构分析</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2682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shd w:val="clear" w:color="auto" w:fill="5B9BD5" w:themeFill="accent1"/>
          </w:tcPr>
          <w:p w14:paraId="5C0F64EB">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融资类型</w:t>
            </w:r>
          </w:p>
        </w:tc>
        <w:tc>
          <w:tcPr>
            <w:tcW w:w="2130" w:type="dxa"/>
            <w:tcBorders>
              <w:top w:val="nil"/>
              <w:left w:val="nil"/>
              <w:bottom w:val="nil"/>
              <w:right w:val="nil"/>
            </w:tcBorders>
            <w:shd w:val="clear" w:color="auto" w:fill="5B9BD5" w:themeFill="accent1"/>
          </w:tcPr>
          <w:p w14:paraId="225C72CC">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法人及股东</w:t>
            </w:r>
          </w:p>
        </w:tc>
        <w:tc>
          <w:tcPr>
            <w:tcW w:w="2130" w:type="dxa"/>
            <w:tcBorders>
              <w:top w:val="nil"/>
              <w:left w:val="nil"/>
              <w:bottom w:val="nil"/>
              <w:right w:val="nil"/>
            </w:tcBorders>
            <w:shd w:val="clear" w:color="auto" w:fill="5B9BD5" w:themeFill="accent1"/>
          </w:tcPr>
          <w:p w14:paraId="14E7C58D">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入股金额（万元）</w:t>
            </w:r>
          </w:p>
        </w:tc>
        <w:tc>
          <w:tcPr>
            <w:tcW w:w="2130" w:type="dxa"/>
            <w:tcBorders>
              <w:top w:val="nil"/>
              <w:left w:val="nil"/>
              <w:bottom w:val="nil"/>
              <w:right w:val="nil"/>
            </w:tcBorders>
            <w:shd w:val="clear" w:color="auto" w:fill="5B9BD5" w:themeFill="accent1"/>
          </w:tcPr>
          <w:p w14:paraId="0569BB49">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持股比例（</w:t>
            </w:r>
            <w:r>
              <w:rPr>
                <w:rFonts w:ascii="Times New Roman" w:hAnsi="Times New Roman" w:cs="Times New Roman"/>
                <w:b/>
                <w:color w:val="FFFFFF"/>
                <w:szCs w:val="21"/>
              </w:rPr>
              <w:t>%</w:t>
            </w:r>
            <w:r>
              <w:rPr>
                <w:rFonts w:hint="eastAsia" w:ascii="Times New Roman" w:hAnsi="Times New Roman" w:cs="Times New Roman"/>
                <w:b/>
                <w:color w:val="FFFFFF"/>
                <w:szCs w:val="21"/>
              </w:rPr>
              <w:t>）</w:t>
            </w:r>
          </w:p>
        </w:tc>
      </w:tr>
      <w:tr w14:paraId="0892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29" w:type="dxa"/>
            <w:vMerge w:val="restart"/>
            <w:tcBorders>
              <w:top w:val="nil"/>
              <w:left w:val="nil"/>
              <w:bottom w:val="nil"/>
              <w:right w:val="nil"/>
            </w:tcBorders>
            <w:shd w:val="clear" w:color="auto" w:fill="FFFFFF"/>
          </w:tcPr>
          <w:p w14:paraId="01EBA6CF">
            <w:pPr>
              <w:ind w:firstLine="0" w:firstLineChars="0"/>
              <w:jc w:val="center"/>
              <w:rPr>
                <w:rFonts w:ascii="Times New Roman" w:hAnsi="Times New Roman" w:cs="Times New Roman"/>
                <w:color w:val="000000"/>
                <w:szCs w:val="21"/>
              </w:rPr>
            </w:pPr>
          </w:p>
          <w:p w14:paraId="57C02030">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权益融资</w:t>
            </w:r>
          </w:p>
        </w:tc>
        <w:tc>
          <w:tcPr>
            <w:tcW w:w="2130" w:type="dxa"/>
            <w:tcBorders>
              <w:top w:val="nil"/>
              <w:left w:val="nil"/>
              <w:bottom w:val="nil"/>
              <w:right w:val="nil"/>
            </w:tcBorders>
            <w:shd w:val="clear" w:color="auto" w:fill="FFFFFF"/>
          </w:tcPr>
          <w:p w14:paraId="5F5C7E02">
            <w:pPr>
              <w:ind w:firstLine="0" w:firstLineChars="0"/>
              <w:jc w:val="both"/>
              <w:rPr>
                <w:rFonts w:hint="default" w:ascii="Times New Roman" w:hAnsi="Times New Roman" w:eastAsia="宋体" w:cs="Times New Roman"/>
                <w:color w:val="000000"/>
                <w:szCs w:val="21"/>
                <w:lang w:val="en-US" w:eastAsia="zh-CN"/>
              </w:rPr>
            </w:pPr>
            <w:r>
              <w:rPr>
                <w:rFonts w:hint="eastAsia" w:ascii="Times New Roman" w:hAnsi="Times New Roman" w:cs="Times New Roman"/>
                <w:color w:val="000000"/>
                <w:szCs w:val="21"/>
                <w:lang w:val="en-US" w:eastAsia="zh-CN"/>
              </w:rPr>
              <w:t xml:space="preserve">       队长</w:t>
            </w:r>
          </w:p>
        </w:tc>
        <w:tc>
          <w:tcPr>
            <w:tcW w:w="2130" w:type="dxa"/>
            <w:tcBorders>
              <w:top w:val="nil"/>
              <w:left w:val="nil"/>
              <w:bottom w:val="nil"/>
              <w:right w:val="nil"/>
            </w:tcBorders>
            <w:shd w:val="clear" w:color="auto" w:fill="FFFFFF"/>
          </w:tcPr>
          <w:p w14:paraId="5389A03A">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2130" w:type="dxa"/>
            <w:tcBorders>
              <w:top w:val="nil"/>
              <w:left w:val="nil"/>
              <w:bottom w:val="nil"/>
              <w:right w:val="nil"/>
            </w:tcBorders>
            <w:shd w:val="clear" w:color="auto" w:fill="FFFFFF"/>
          </w:tcPr>
          <w:p w14:paraId="436FC490">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70</w:t>
            </w:r>
          </w:p>
        </w:tc>
      </w:tr>
      <w:tr w14:paraId="60C1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nil"/>
              <w:left w:val="nil"/>
              <w:bottom w:val="nil"/>
              <w:right w:val="nil"/>
            </w:tcBorders>
            <w:vAlign w:val="center"/>
          </w:tcPr>
          <w:p w14:paraId="70243DE1">
            <w:pPr>
              <w:ind w:firstLine="0" w:firstLineChars="0"/>
              <w:rPr>
                <w:rFonts w:ascii="Times New Roman" w:hAnsi="Times New Roman" w:cs="Times New Roman"/>
                <w:color w:val="000000"/>
                <w:kern w:val="2"/>
                <w:szCs w:val="21"/>
              </w:rPr>
            </w:pPr>
          </w:p>
        </w:tc>
        <w:tc>
          <w:tcPr>
            <w:tcW w:w="2130" w:type="dxa"/>
            <w:tcBorders>
              <w:top w:val="nil"/>
              <w:left w:val="nil"/>
              <w:bottom w:val="nil"/>
              <w:right w:val="nil"/>
            </w:tcBorders>
            <w:shd w:val="clear" w:color="auto" w:fill="EEF5FA" w:themeFill="accent1" w:themeFillTint="19"/>
          </w:tcPr>
          <w:p w14:paraId="160891CD">
            <w:pPr>
              <w:ind w:firstLine="0" w:firstLineChars="0"/>
              <w:jc w:val="center"/>
              <w:rPr>
                <w:rFonts w:hint="default" w:ascii="Times New Roman" w:hAnsi="Times New Roman" w:eastAsia="宋体" w:cs="Times New Roman"/>
                <w:color w:val="000000"/>
                <w:szCs w:val="21"/>
                <w:lang w:val="en-US" w:eastAsia="zh-CN"/>
              </w:rPr>
            </w:pPr>
            <w:r>
              <w:rPr>
                <w:rFonts w:hint="eastAsia" w:ascii="Times New Roman" w:hAnsi="Times New Roman" w:cs="Times New Roman"/>
                <w:color w:val="000000"/>
                <w:szCs w:val="21"/>
                <w:lang w:val="en-US" w:eastAsia="zh-CN"/>
              </w:rPr>
              <w:t>队员1</w:t>
            </w:r>
          </w:p>
        </w:tc>
        <w:tc>
          <w:tcPr>
            <w:tcW w:w="2130" w:type="dxa"/>
            <w:tcBorders>
              <w:top w:val="nil"/>
              <w:left w:val="nil"/>
              <w:bottom w:val="nil"/>
              <w:right w:val="nil"/>
            </w:tcBorders>
            <w:shd w:val="clear" w:color="auto" w:fill="EEF5FA" w:themeFill="accent1" w:themeFillTint="19"/>
          </w:tcPr>
          <w:p w14:paraId="0C04AC48">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2130" w:type="dxa"/>
            <w:tcBorders>
              <w:top w:val="nil"/>
              <w:left w:val="nil"/>
              <w:bottom w:val="nil"/>
              <w:right w:val="nil"/>
            </w:tcBorders>
            <w:shd w:val="clear" w:color="auto" w:fill="EEF5FA" w:themeFill="accent1" w:themeFillTint="19"/>
          </w:tcPr>
          <w:p w14:paraId="0A61C7ED">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20</w:t>
            </w:r>
          </w:p>
        </w:tc>
      </w:tr>
      <w:tr w14:paraId="2679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nil"/>
              <w:left w:val="nil"/>
              <w:bottom w:val="nil"/>
              <w:right w:val="nil"/>
            </w:tcBorders>
            <w:vAlign w:val="center"/>
          </w:tcPr>
          <w:p w14:paraId="176BE7FF">
            <w:pPr>
              <w:ind w:firstLine="0" w:firstLineChars="0"/>
              <w:rPr>
                <w:rFonts w:ascii="Times New Roman" w:hAnsi="Times New Roman" w:cs="Times New Roman"/>
                <w:color w:val="000000"/>
                <w:kern w:val="2"/>
                <w:szCs w:val="21"/>
              </w:rPr>
            </w:pPr>
          </w:p>
        </w:tc>
        <w:tc>
          <w:tcPr>
            <w:tcW w:w="2130" w:type="dxa"/>
            <w:tcBorders>
              <w:top w:val="nil"/>
              <w:left w:val="nil"/>
              <w:bottom w:val="nil"/>
              <w:right w:val="nil"/>
            </w:tcBorders>
            <w:shd w:val="clear" w:color="auto" w:fill="FFFFFF"/>
          </w:tcPr>
          <w:p w14:paraId="69D96CDB">
            <w:pPr>
              <w:ind w:firstLine="0" w:firstLineChars="0"/>
              <w:jc w:val="center"/>
              <w:rPr>
                <w:rFonts w:hint="default" w:ascii="Times New Roman" w:hAnsi="Times New Roman" w:eastAsia="宋体" w:cs="Times New Roman"/>
                <w:color w:val="000000"/>
                <w:szCs w:val="21"/>
                <w:lang w:val="en-US" w:eastAsia="zh-CN"/>
              </w:rPr>
            </w:pPr>
            <w:r>
              <w:rPr>
                <w:rFonts w:hint="eastAsia" w:ascii="Times New Roman" w:hAnsi="Times New Roman" w:cs="Times New Roman"/>
                <w:color w:val="000000"/>
                <w:szCs w:val="21"/>
                <w:lang w:val="en-US" w:eastAsia="zh-CN"/>
              </w:rPr>
              <w:t>队员2</w:t>
            </w:r>
          </w:p>
        </w:tc>
        <w:tc>
          <w:tcPr>
            <w:tcW w:w="2130" w:type="dxa"/>
            <w:tcBorders>
              <w:top w:val="nil"/>
              <w:left w:val="nil"/>
              <w:bottom w:val="nil"/>
              <w:right w:val="nil"/>
            </w:tcBorders>
            <w:shd w:val="clear" w:color="auto" w:fill="FFFFFF"/>
          </w:tcPr>
          <w:p w14:paraId="40854043">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5</w:t>
            </w:r>
          </w:p>
        </w:tc>
        <w:tc>
          <w:tcPr>
            <w:tcW w:w="2130" w:type="dxa"/>
            <w:tcBorders>
              <w:top w:val="nil"/>
              <w:left w:val="nil"/>
              <w:bottom w:val="nil"/>
              <w:right w:val="nil"/>
            </w:tcBorders>
            <w:shd w:val="clear" w:color="auto" w:fill="FFFFFF"/>
          </w:tcPr>
          <w:p w14:paraId="225892E8">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10</w:t>
            </w:r>
          </w:p>
        </w:tc>
      </w:tr>
      <w:tr w14:paraId="0402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5B9BD5" w:themeColor="accent1" w:sz="6" w:space="0"/>
              <w:right w:val="nil"/>
            </w:tcBorders>
            <w:shd w:val="clear" w:color="auto" w:fill="EEF5FA" w:themeFill="accent1" w:themeFillTint="19"/>
          </w:tcPr>
          <w:p w14:paraId="084F38B2">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债务融资</w:t>
            </w:r>
          </w:p>
        </w:tc>
        <w:tc>
          <w:tcPr>
            <w:tcW w:w="2130" w:type="dxa"/>
            <w:tcBorders>
              <w:top w:val="nil"/>
              <w:left w:val="nil"/>
              <w:bottom w:val="single" w:color="5B9BD5" w:themeColor="accent1" w:sz="6" w:space="0"/>
              <w:right w:val="nil"/>
            </w:tcBorders>
            <w:shd w:val="clear" w:color="auto" w:fill="EEF5FA" w:themeFill="accent1" w:themeFillTint="19"/>
          </w:tcPr>
          <w:p w14:paraId="3FACC73F">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w:t>
            </w:r>
          </w:p>
        </w:tc>
        <w:tc>
          <w:tcPr>
            <w:tcW w:w="2130" w:type="dxa"/>
            <w:tcBorders>
              <w:top w:val="nil"/>
              <w:left w:val="nil"/>
              <w:bottom w:val="single" w:color="5B9BD5" w:themeColor="accent1" w:sz="6" w:space="0"/>
              <w:right w:val="nil"/>
            </w:tcBorders>
            <w:shd w:val="clear" w:color="auto" w:fill="EEF5FA" w:themeFill="accent1" w:themeFillTint="19"/>
          </w:tcPr>
          <w:p w14:paraId="2923C328">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2130" w:type="dxa"/>
            <w:tcBorders>
              <w:top w:val="nil"/>
              <w:left w:val="nil"/>
              <w:bottom w:val="single" w:color="5B9BD5" w:themeColor="accent1" w:sz="6" w:space="0"/>
              <w:right w:val="nil"/>
            </w:tcBorders>
            <w:shd w:val="clear" w:color="auto" w:fill="EEF5FA" w:themeFill="accent1" w:themeFillTint="19"/>
          </w:tcPr>
          <w:p w14:paraId="16AF756F">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w:t>
            </w:r>
          </w:p>
        </w:tc>
      </w:tr>
    </w:tbl>
    <w:p w14:paraId="1B80784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公司初期资产投入主要集中在无形资产10万元，包括专利技术转让，体现智慧养老行业的科技属性。固定资产10万元主要用于办公设备电脑桌椅和物流运输车辆，确保基础运营能力。无形资产占比高，符合智慧养老行业技术驱动的特点，未来可通过专利授权或技术升级提升估值。</w:t>
      </w:r>
    </w:p>
    <w:p w14:paraId="26267A05">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表6.2 构建资产投入分析</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60C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5681" w:type="dxa"/>
            <w:gridSpan w:val="2"/>
            <w:tcBorders>
              <w:top w:val="nil"/>
              <w:left w:val="nil"/>
              <w:bottom w:val="nil"/>
              <w:right w:val="nil"/>
            </w:tcBorders>
            <w:shd w:val="clear" w:color="auto" w:fill="5B9BD5" w:themeFill="accent1"/>
          </w:tcPr>
          <w:p w14:paraId="66210319">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构建资产类型</w:t>
            </w:r>
          </w:p>
        </w:tc>
        <w:tc>
          <w:tcPr>
            <w:tcW w:w="2841" w:type="dxa"/>
            <w:tcBorders>
              <w:top w:val="nil"/>
              <w:left w:val="nil"/>
              <w:bottom w:val="nil"/>
              <w:right w:val="nil"/>
            </w:tcBorders>
            <w:shd w:val="clear" w:color="auto" w:fill="5B9BD5" w:themeFill="accent1"/>
          </w:tcPr>
          <w:p w14:paraId="50177AA7">
            <w:pPr>
              <w:ind w:firstLine="0" w:firstLineChars="0"/>
              <w:jc w:val="center"/>
              <w:rPr>
                <w:rFonts w:ascii="Times New Roman" w:hAnsi="Times New Roman" w:cs="Times New Roman"/>
                <w:b/>
                <w:color w:val="FFFFFF"/>
                <w:szCs w:val="21"/>
              </w:rPr>
            </w:pPr>
            <w:r>
              <w:rPr>
                <w:rFonts w:hint="eastAsia" w:ascii="Times New Roman" w:hAnsi="Times New Roman" w:cs="Times New Roman"/>
                <w:b/>
                <w:color w:val="FFFFFF"/>
                <w:szCs w:val="21"/>
              </w:rPr>
              <w:t>金额</w:t>
            </w:r>
          </w:p>
        </w:tc>
      </w:tr>
      <w:tr w14:paraId="0154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tcBorders>
              <w:top w:val="nil"/>
              <w:left w:val="nil"/>
              <w:bottom w:val="nil"/>
              <w:right w:val="nil"/>
            </w:tcBorders>
            <w:shd w:val="clear" w:color="auto" w:fill="FFFFFF"/>
            <w:vAlign w:val="center"/>
          </w:tcPr>
          <w:p w14:paraId="47758F26">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固定资产</w:t>
            </w:r>
          </w:p>
        </w:tc>
        <w:tc>
          <w:tcPr>
            <w:tcW w:w="2841" w:type="dxa"/>
            <w:tcBorders>
              <w:top w:val="nil"/>
              <w:left w:val="nil"/>
              <w:bottom w:val="nil"/>
              <w:right w:val="nil"/>
            </w:tcBorders>
            <w:shd w:val="clear" w:color="auto" w:fill="FFFFFF"/>
          </w:tcPr>
          <w:p w14:paraId="31556BB6">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电脑桌椅</w:t>
            </w:r>
          </w:p>
        </w:tc>
        <w:tc>
          <w:tcPr>
            <w:tcW w:w="2841" w:type="dxa"/>
            <w:tcBorders>
              <w:top w:val="nil"/>
              <w:left w:val="nil"/>
              <w:bottom w:val="nil"/>
              <w:right w:val="nil"/>
            </w:tcBorders>
            <w:shd w:val="clear" w:color="auto" w:fill="FFFFFF"/>
          </w:tcPr>
          <w:p w14:paraId="0EB3BF78">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20000</w:t>
            </w:r>
          </w:p>
        </w:tc>
      </w:tr>
      <w:tr w14:paraId="627B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vAlign w:val="center"/>
          </w:tcPr>
          <w:p w14:paraId="3F282F05">
            <w:pPr>
              <w:ind w:firstLine="0" w:firstLineChars="0"/>
              <w:rPr>
                <w:rFonts w:ascii="Times New Roman" w:hAnsi="Times New Roman" w:cs="Times New Roman"/>
                <w:color w:val="000000"/>
                <w:kern w:val="2"/>
                <w:szCs w:val="21"/>
              </w:rPr>
            </w:pPr>
          </w:p>
        </w:tc>
        <w:tc>
          <w:tcPr>
            <w:tcW w:w="2841" w:type="dxa"/>
            <w:tcBorders>
              <w:top w:val="nil"/>
              <w:left w:val="nil"/>
              <w:bottom w:val="nil"/>
              <w:right w:val="nil"/>
            </w:tcBorders>
            <w:shd w:val="clear" w:color="auto" w:fill="EEF5FA" w:themeFill="accent1" w:themeFillTint="19"/>
          </w:tcPr>
          <w:p w14:paraId="0DF8BBDA">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运输车辆</w:t>
            </w:r>
          </w:p>
        </w:tc>
        <w:tc>
          <w:tcPr>
            <w:tcW w:w="2841" w:type="dxa"/>
            <w:tcBorders>
              <w:top w:val="nil"/>
              <w:left w:val="nil"/>
              <w:bottom w:val="nil"/>
              <w:right w:val="nil"/>
            </w:tcBorders>
            <w:shd w:val="clear" w:color="auto" w:fill="EEF5FA" w:themeFill="accent1" w:themeFillTint="19"/>
          </w:tcPr>
          <w:p w14:paraId="6F3E8AAC">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80000</w:t>
            </w:r>
          </w:p>
        </w:tc>
      </w:tr>
      <w:tr w14:paraId="1904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single" w:color="5B9BD5" w:themeColor="accent1" w:sz="6" w:space="0"/>
              <w:right w:val="nil"/>
            </w:tcBorders>
            <w:shd w:val="clear" w:color="auto" w:fill="FFFFFF"/>
          </w:tcPr>
          <w:p w14:paraId="784B0A11">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无形资产</w:t>
            </w:r>
          </w:p>
        </w:tc>
        <w:tc>
          <w:tcPr>
            <w:tcW w:w="2841" w:type="dxa"/>
            <w:tcBorders>
              <w:top w:val="nil"/>
              <w:left w:val="nil"/>
              <w:bottom w:val="single" w:color="5B9BD5" w:themeColor="accent1" w:sz="6" w:space="0"/>
              <w:right w:val="nil"/>
            </w:tcBorders>
            <w:shd w:val="clear" w:color="auto" w:fill="FFFFFF"/>
          </w:tcPr>
          <w:p w14:paraId="691AD33A">
            <w:pPr>
              <w:ind w:firstLine="0" w:firstLineChars="0"/>
              <w:jc w:val="center"/>
              <w:rPr>
                <w:rFonts w:ascii="Times New Roman" w:hAnsi="Times New Roman" w:cs="Times New Roman"/>
                <w:color w:val="000000"/>
                <w:szCs w:val="21"/>
              </w:rPr>
            </w:pPr>
            <w:r>
              <w:rPr>
                <w:rFonts w:hint="eastAsia" w:ascii="Times New Roman" w:hAnsi="Times New Roman" w:cs="Times New Roman"/>
                <w:color w:val="000000"/>
                <w:szCs w:val="21"/>
              </w:rPr>
              <w:t>各种专利转让</w:t>
            </w:r>
          </w:p>
        </w:tc>
        <w:tc>
          <w:tcPr>
            <w:tcW w:w="2841" w:type="dxa"/>
            <w:tcBorders>
              <w:top w:val="nil"/>
              <w:left w:val="nil"/>
              <w:bottom w:val="single" w:color="5B9BD5" w:themeColor="accent1" w:sz="6" w:space="0"/>
              <w:right w:val="nil"/>
            </w:tcBorders>
            <w:shd w:val="clear" w:color="auto" w:fill="FFFFFF"/>
          </w:tcPr>
          <w:p w14:paraId="2E4FFB5E">
            <w:pPr>
              <w:ind w:firstLine="0" w:firstLineChars="0"/>
              <w:jc w:val="center"/>
              <w:rPr>
                <w:rFonts w:ascii="Times New Roman" w:hAnsi="Times New Roman" w:cs="Times New Roman"/>
                <w:color w:val="000000"/>
                <w:szCs w:val="21"/>
              </w:rPr>
            </w:pPr>
            <w:r>
              <w:rPr>
                <w:rFonts w:ascii="Times New Roman" w:hAnsi="Times New Roman" w:cs="Times New Roman"/>
                <w:color w:val="000000"/>
                <w:szCs w:val="21"/>
              </w:rPr>
              <w:t>100000</w:t>
            </w:r>
          </w:p>
        </w:tc>
      </w:tr>
    </w:tbl>
    <w:p w14:paraId="448B427D">
      <w:pPr>
        <w:widowControl w:val="0"/>
        <w:ind w:firstLine="0" w:firstLineChars="0"/>
        <w:jc w:val="center"/>
        <w:rPr>
          <w:rFonts w:ascii="黑体" w:hAnsi="黑体" w:eastAsia="黑体"/>
          <w:color w:val="000000" w:themeColor="text1"/>
          <w14:textFill>
            <w14:solidFill>
              <w14:schemeClr w14:val="tx1"/>
            </w14:solidFill>
          </w14:textFill>
        </w:rPr>
      </w:pPr>
      <w:bookmarkStart w:id="394" w:name="_Toc19628"/>
    </w:p>
    <w:p w14:paraId="670A7A03">
      <w:pPr>
        <w:widowControl w:val="0"/>
        <w:ind w:firstLine="0" w:firstLineChars="0"/>
        <w:jc w:val="center"/>
        <w:rPr>
          <w:rFonts w:ascii="黑体" w:hAnsi="黑体" w:eastAsia="黑体"/>
          <w:color w:val="000000" w:themeColor="text1"/>
          <w14:textFill>
            <w14:solidFill>
              <w14:schemeClr w14:val="tx1"/>
            </w14:solidFill>
          </w14:textFill>
        </w:rPr>
      </w:pPr>
    </w:p>
    <w:p w14:paraId="52E4F893">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95" w:name="_Toc18745"/>
      <w:r>
        <w:rPr>
          <w:rFonts w:hint="eastAsia" w:ascii="黑体" w:hAnsi="黑体" w:eastAsia="黑体"/>
          <w:color w:val="000000" w:themeColor="text1"/>
          <w14:textFill>
            <w14:solidFill>
              <w14:schemeClr w14:val="tx1"/>
            </w14:solidFill>
          </w14:textFill>
        </w:rPr>
        <w:t>6.2.3 收入、成本与期间费用</w:t>
      </w:r>
      <w:bookmarkEnd w:id="394"/>
      <w:bookmarkEnd w:id="395"/>
    </w:p>
    <w:p w14:paraId="6D3F6AB3">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表6.3 收入与成本分析（单位：元）</w:t>
      </w:r>
    </w:p>
    <w:tbl>
      <w:tblPr>
        <w:tblStyle w:val="23"/>
        <w:tblpPr w:leftFromText="180" w:rightFromText="180" w:vertAnchor="text" w:horzAnchor="page" w:tblpXSpec="center" w:tblpY="79"/>
        <w:tblOverlap w:val="never"/>
        <w:tblW w:w="8892" w:type="dxa"/>
        <w:tblInd w:w="0" w:type="dxa"/>
        <w:tblLayout w:type="autofit"/>
        <w:tblCellMar>
          <w:top w:w="0" w:type="dxa"/>
          <w:left w:w="108" w:type="dxa"/>
          <w:bottom w:w="0" w:type="dxa"/>
          <w:right w:w="108" w:type="dxa"/>
        </w:tblCellMar>
      </w:tblPr>
      <w:tblGrid>
        <w:gridCol w:w="1229"/>
        <w:gridCol w:w="878"/>
        <w:gridCol w:w="816"/>
        <w:gridCol w:w="816"/>
        <w:gridCol w:w="816"/>
        <w:gridCol w:w="816"/>
        <w:gridCol w:w="818"/>
        <w:gridCol w:w="876"/>
        <w:gridCol w:w="876"/>
        <w:gridCol w:w="951"/>
      </w:tblGrid>
      <w:tr w14:paraId="596180E2">
        <w:tblPrEx>
          <w:tblCellMar>
            <w:top w:w="0" w:type="dxa"/>
            <w:left w:w="108" w:type="dxa"/>
            <w:bottom w:w="0" w:type="dxa"/>
            <w:right w:w="108" w:type="dxa"/>
          </w:tblCellMar>
        </w:tblPrEx>
        <w:trPr>
          <w:trHeight w:val="333" w:hRule="atLeast"/>
        </w:trPr>
        <w:tc>
          <w:tcPr>
            <w:tcW w:w="2107" w:type="dxa"/>
            <w:gridSpan w:val="2"/>
            <w:vMerge w:val="restart"/>
            <w:shd w:val="clear" w:color="auto" w:fill="5B9BD5" w:themeFill="accent1"/>
            <w:noWrap/>
            <w:vAlign w:val="center"/>
          </w:tcPr>
          <w:p w14:paraId="5D50EF9F">
            <w:pPr>
              <w:spacing w:line="300" w:lineRule="auto"/>
              <w:ind w:firstLine="0" w:firstLineChars="0"/>
              <w:jc w:val="center"/>
              <w:textAlignment w:val="bottom"/>
              <w:rPr>
                <w:rFonts w:ascii="Times New Roman" w:hAnsi="Times New Roman" w:eastAsia="等线" w:cs="Times New Roman"/>
                <w:b/>
                <w:color w:val="FFFFFF"/>
                <w:szCs w:val="21"/>
              </w:rPr>
            </w:pPr>
            <w:r>
              <w:rPr>
                <w:rFonts w:hint="eastAsia" w:ascii="Times New Roman" w:hAnsi="Times New Roman" w:eastAsia="等线" w:cs="Times New Roman"/>
                <w:b/>
                <w:color w:val="FFFFFF"/>
                <w:szCs w:val="21"/>
                <w:lang w:bidi="ar"/>
              </w:rPr>
              <w:t>收入与成本</w:t>
            </w:r>
          </w:p>
        </w:tc>
        <w:tc>
          <w:tcPr>
            <w:tcW w:w="816" w:type="dxa"/>
            <w:vMerge w:val="restart"/>
            <w:shd w:val="clear" w:color="auto" w:fill="5B9BD5" w:themeFill="accent1"/>
            <w:noWrap/>
            <w:vAlign w:val="center"/>
          </w:tcPr>
          <w:p w14:paraId="59975579">
            <w:pPr>
              <w:spacing w:line="300" w:lineRule="auto"/>
              <w:ind w:firstLine="0" w:firstLineChars="0"/>
              <w:jc w:val="center"/>
              <w:textAlignment w:val="bottom"/>
              <w:rPr>
                <w:rFonts w:ascii="Times New Roman" w:hAnsi="Times New Roman" w:eastAsia="等线" w:cs="Times New Roman"/>
                <w:b/>
                <w:color w:val="FFFFFF"/>
                <w:szCs w:val="21"/>
                <w:lang w:bidi="ar"/>
              </w:rPr>
            </w:pPr>
            <w:r>
              <w:rPr>
                <w:rFonts w:hint="eastAsia" w:ascii="Times New Roman" w:hAnsi="Times New Roman" w:eastAsia="等线" w:cs="Times New Roman"/>
                <w:b/>
                <w:color w:val="FFFFFF"/>
                <w:szCs w:val="21"/>
                <w:lang w:bidi="ar"/>
              </w:rPr>
              <w:t>单位</w:t>
            </w:r>
          </w:p>
          <w:p w14:paraId="6FEC2601">
            <w:pPr>
              <w:spacing w:line="300" w:lineRule="auto"/>
              <w:ind w:firstLine="0" w:firstLineChars="0"/>
              <w:jc w:val="center"/>
              <w:textAlignment w:val="bottom"/>
              <w:rPr>
                <w:rFonts w:ascii="Times New Roman" w:hAnsi="Times New Roman" w:eastAsia="等线" w:cs="Times New Roman"/>
                <w:b/>
                <w:color w:val="FFFFFF"/>
                <w:kern w:val="2"/>
                <w:szCs w:val="21"/>
              </w:rPr>
            </w:pPr>
            <w:r>
              <w:rPr>
                <w:rFonts w:hint="eastAsia" w:ascii="Times New Roman" w:hAnsi="Times New Roman" w:eastAsia="等线" w:cs="Times New Roman"/>
                <w:b/>
                <w:color w:val="FFFFFF"/>
                <w:szCs w:val="21"/>
                <w:lang w:bidi="ar"/>
              </w:rPr>
              <w:t>收入</w:t>
            </w:r>
          </w:p>
        </w:tc>
        <w:tc>
          <w:tcPr>
            <w:tcW w:w="816" w:type="dxa"/>
            <w:vMerge w:val="restart"/>
            <w:shd w:val="clear" w:color="auto" w:fill="5B9BD5" w:themeFill="accent1"/>
            <w:noWrap/>
            <w:vAlign w:val="center"/>
          </w:tcPr>
          <w:p w14:paraId="4E82CC35">
            <w:pPr>
              <w:spacing w:line="300" w:lineRule="auto"/>
              <w:ind w:firstLine="0" w:firstLineChars="0"/>
              <w:jc w:val="center"/>
              <w:textAlignment w:val="bottom"/>
              <w:rPr>
                <w:rFonts w:ascii="Times New Roman" w:hAnsi="Times New Roman" w:eastAsia="等线" w:cs="Times New Roman"/>
                <w:b/>
                <w:color w:val="FFFFFF"/>
                <w:szCs w:val="21"/>
                <w:lang w:bidi="ar"/>
              </w:rPr>
            </w:pPr>
            <w:r>
              <w:rPr>
                <w:rFonts w:hint="eastAsia" w:ascii="Times New Roman" w:hAnsi="Times New Roman" w:eastAsia="等线" w:cs="Times New Roman"/>
                <w:b/>
                <w:color w:val="FFFFFF"/>
                <w:szCs w:val="21"/>
                <w:lang w:bidi="ar"/>
              </w:rPr>
              <w:t>单位</w:t>
            </w:r>
          </w:p>
          <w:p w14:paraId="53845F68">
            <w:pPr>
              <w:spacing w:line="300" w:lineRule="auto"/>
              <w:ind w:firstLine="0" w:firstLineChars="0"/>
              <w:jc w:val="center"/>
              <w:textAlignment w:val="bottom"/>
              <w:rPr>
                <w:rFonts w:ascii="Times New Roman" w:hAnsi="Times New Roman" w:eastAsia="等线" w:cs="Times New Roman"/>
                <w:b/>
                <w:color w:val="FFFFFF"/>
                <w:kern w:val="2"/>
                <w:szCs w:val="21"/>
              </w:rPr>
            </w:pPr>
            <w:r>
              <w:rPr>
                <w:rFonts w:hint="eastAsia" w:ascii="Times New Roman" w:hAnsi="Times New Roman" w:eastAsia="等线" w:cs="Times New Roman"/>
                <w:b/>
                <w:color w:val="FFFFFF"/>
                <w:szCs w:val="21"/>
                <w:lang w:bidi="ar"/>
              </w:rPr>
              <w:t>成本</w:t>
            </w:r>
          </w:p>
        </w:tc>
        <w:tc>
          <w:tcPr>
            <w:tcW w:w="2450" w:type="dxa"/>
            <w:gridSpan w:val="3"/>
            <w:shd w:val="clear" w:color="auto" w:fill="5B9BD5" w:themeFill="accent1"/>
            <w:noWrap/>
            <w:vAlign w:val="center"/>
          </w:tcPr>
          <w:p w14:paraId="78395046">
            <w:pPr>
              <w:spacing w:line="300" w:lineRule="auto"/>
              <w:ind w:firstLine="0" w:firstLineChars="0"/>
              <w:jc w:val="center"/>
              <w:textAlignment w:val="bottom"/>
              <w:rPr>
                <w:rFonts w:ascii="Times New Roman" w:hAnsi="Times New Roman" w:eastAsia="等线" w:cs="Times New Roman"/>
                <w:b/>
                <w:color w:val="FFFFFF"/>
                <w:szCs w:val="21"/>
              </w:rPr>
            </w:pPr>
            <w:r>
              <w:rPr>
                <w:rFonts w:hint="eastAsia" w:ascii="Times New Roman" w:hAnsi="Times New Roman" w:eastAsia="等线" w:cs="Times New Roman"/>
                <w:b/>
                <w:color w:val="FFFFFF"/>
                <w:szCs w:val="21"/>
                <w:lang w:bidi="ar"/>
              </w:rPr>
              <w:t>销售量</w:t>
            </w:r>
          </w:p>
        </w:tc>
        <w:tc>
          <w:tcPr>
            <w:tcW w:w="2703" w:type="dxa"/>
            <w:gridSpan w:val="3"/>
            <w:shd w:val="clear" w:color="auto" w:fill="5B9BD5" w:themeFill="accent1"/>
            <w:noWrap/>
            <w:vAlign w:val="center"/>
          </w:tcPr>
          <w:p w14:paraId="5EDC7FFA">
            <w:pPr>
              <w:spacing w:line="300" w:lineRule="auto"/>
              <w:ind w:firstLine="0" w:firstLineChars="0"/>
              <w:jc w:val="center"/>
              <w:textAlignment w:val="bottom"/>
              <w:rPr>
                <w:rFonts w:ascii="Times New Roman" w:hAnsi="Times New Roman" w:eastAsia="等线" w:cs="Times New Roman"/>
                <w:b/>
                <w:color w:val="FFFFFF"/>
                <w:szCs w:val="21"/>
              </w:rPr>
            </w:pPr>
            <w:r>
              <w:rPr>
                <w:rFonts w:hint="eastAsia" w:ascii="Times New Roman" w:hAnsi="Times New Roman" w:eastAsia="等线" w:cs="Times New Roman"/>
                <w:b/>
                <w:color w:val="FFFFFF"/>
                <w:szCs w:val="21"/>
                <w:lang w:bidi="ar"/>
              </w:rPr>
              <w:t>贡献毛利润</w:t>
            </w:r>
          </w:p>
        </w:tc>
      </w:tr>
      <w:tr w14:paraId="61305375">
        <w:tblPrEx>
          <w:tblCellMar>
            <w:top w:w="0" w:type="dxa"/>
            <w:left w:w="108" w:type="dxa"/>
            <w:bottom w:w="0" w:type="dxa"/>
            <w:right w:w="108" w:type="dxa"/>
          </w:tblCellMar>
        </w:tblPrEx>
        <w:trPr>
          <w:trHeight w:val="333" w:hRule="atLeast"/>
        </w:trPr>
        <w:tc>
          <w:tcPr>
            <w:tcW w:w="0" w:type="auto"/>
            <w:gridSpan w:val="2"/>
            <w:vMerge w:val="continue"/>
            <w:vAlign w:val="center"/>
          </w:tcPr>
          <w:p w14:paraId="7E95BE27">
            <w:pPr>
              <w:spacing w:line="300" w:lineRule="auto"/>
              <w:ind w:firstLine="0" w:firstLineChars="0"/>
              <w:jc w:val="center"/>
              <w:rPr>
                <w:rFonts w:ascii="Times New Roman" w:hAnsi="Times New Roman" w:eastAsia="等线" w:cs="Times New Roman"/>
                <w:b/>
                <w:color w:val="FFFFFF"/>
                <w:kern w:val="2"/>
                <w:szCs w:val="21"/>
              </w:rPr>
            </w:pPr>
          </w:p>
        </w:tc>
        <w:tc>
          <w:tcPr>
            <w:tcW w:w="0" w:type="auto"/>
            <w:vMerge w:val="continue"/>
            <w:vAlign w:val="center"/>
          </w:tcPr>
          <w:p w14:paraId="5FF3D9A8">
            <w:pPr>
              <w:spacing w:line="300" w:lineRule="auto"/>
              <w:ind w:firstLine="0" w:firstLineChars="0"/>
              <w:jc w:val="center"/>
              <w:rPr>
                <w:rFonts w:ascii="Times New Roman" w:hAnsi="Times New Roman" w:eastAsia="等线" w:cs="Times New Roman"/>
                <w:b/>
                <w:color w:val="FFFFFF"/>
                <w:kern w:val="2"/>
                <w:szCs w:val="21"/>
              </w:rPr>
            </w:pPr>
          </w:p>
        </w:tc>
        <w:tc>
          <w:tcPr>
            <w:tcW w:w="0" w:type="auto"/>
            <w:vMerge w:val="continue"/>
            <w:vAlign w:val="center"/>
          </w:tcPr>
          <w:p w14:paraId="65388A78">
            <w:pPr>
              <w:spacing w:line="300" w:lineRule="auto"/>
              <w:ind w:firstLine="0" w:firstLineChars="0"/>
              <w:jc w:val="center"/>
              <w:rPr>
                <w:rFonts w:ascii="Times New Roman" w:hAnsi="Times New Roman" w:eastAsia="等线" w:cs="Times New Roman"/>
                <w:b/>
                <w:color w:val="FFFFFF"/>
                <w:kern w:val="2"/>
                <w:szCs w:val="21"/>
              </w:rPr>
            </w:pPr>
          </w:p>
        </w:tc>
        <w:tc>
          <w:tcPr>
            <w:tcW w:w="816" w:type="dxa"/>
            <w:shd w:val="clear" w:color="auto" w:fill="FFFFFF"/>
            <w:noWrap/>
            <w:vAlign w:val="center"/>
          </w:tcPr>
          <w:p w14:paraId="4B8FFBB9">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2026</w:t>
            </w:r>
          </w:p>
        </w:tc>
        <w:tc>
          <w:tcPr>
            <w:tcW w:w="816" w:type="dxa"/>
            <w:shd w:val="clear" w:color="auto" w:fill="FFFFFF"/>
            <w:noWrap/>
            <w:vAlign w:val="center"/>
          </w:tcPr>
          <w:p w14:paraId="20CF0C7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2027</w:t>
            </w:r>
          </w:p>
        </w:tc>
        <w:tc>
          <w:tcPr>
            <w:tcW w:w="818" w:type="dxa"/>
            <w:shd w:val="clear" w:color="auto" w:fill="FFFFFF"/>
            <w:noWrap/>
            <w:vAlign w:val="center"/>
          </w:tcPr>
          <w:p w14:paraId="20E1D28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2028</w:t>
            </w:r>
          </w:p>
        </w:tc>
        <w:tc>
          <w:tcPr>
            <w:tcW w:w="876" w:type="dxa"/>
            <w:shd w:val="clear" w:color="auto" w:fill="FFFFFF"/>
            <w:noWrap/>
            <w:vAlign w:val="center"/>
          </w:tcPr>
          <w:p w14:paraId="037A03F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2026</w:t>
            </w:r>
          </w:p>
        </w:tc>
        <w:tc>
          <w:tcPr>
            <w:tcW w:w="876" w:type="dxa"/>
            <w:shd w:val="clear" w:color="auto" w:fill="FFFFFF"/>
            <w:noWrap/>
            <w:vAlign w:val="center"/>
          </w:tcPr>
          <w:p w14:paraId="054D5CE4">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2027</w:t>
            </w:r>
          </w:p>
        </w:tc>
        <w:tc>
          <w:tcPr>
            <w:tcW w:w="951" w:type="dxa"/>
            <w:shd w:val="clear" w:color="auto" w:fill="FFFFFF"/>
            <w:noWrap/>
            <w:vAlign w:val="center"/>
          </w:tcPr>
          <w:p w14:paraId="28C958D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2028</w:t>
            </w:r>
          </w:p>
        </w:tc>
      </w:tr>
      <w:tr w14:paraId="7F929075">
        <w:tblPrEx>
          <w:tblCellMar>
            <w:top w:w="0" w:type="dxa"/>
            <w:left w:w="108" w:type="dxa"/>
            <w:bottom w:w="0" w:type="dxa"/>
            <w:right w:w="108" w:type="dxa"/>
          </w:tblCellMar>
        </w:tblPrEx>
        <w:trPr>
          <w:trHeight w:val="333" w:hRule="atLeast"/>
        </w:trPr>
        <w:tc>
          <w:tcPr>
            <w:tcW w:w="1229" w:type="dxa"/>
            <w:vMerge w:val="restart"/>
            <w:shd w:val="clear" w:color="auto" w:fill="EEF5FA" w:themeFill="accent1" w:themeFillTint="19"/>
            <w:noWrap/>
            <w:vAlign w:val="center"/>
          </w:tcPr>
          <w:p w14:paraId="123B016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AI</w:t>
            </w:r>
            <w:r>
              <w:rPr>
                <w:rFonts w:hint="eastAsia" w:ascii="Times New Roman" w:hAnsi="Times New Roman" w:eastAsia="等线" w:cs="Times New Roman"/>
                <w:color w:val="000000"/>
                <w:szCs w:val="21"/>
                <w:lang w:bidi="ar"/>
              </w:rPr>
              <w:t>语音交互心灵陪伴机器人</w:t>
            </w:r>
          </w:p>
        </w:tc>
        <w:tc>
          <w:tcPr>
            <w:tcW w:w="878" w:type="dxa"/>
            <w:shd w:val="clear" w:color="auto" w:fill="EEF5FA" w:themeFill="accent1" w:themeFillTint="19"/>
            <w:noWrap/>
            <w:vAlign w:val="center"/>
          </w:tcPr>
          <w:p w14:paraId="62B08E55">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标准版</w:t>
            </w:r>
          </w:p>
        </w:tc>
        <w:tc>
          <w:tcPr>
            <w:tcW w:w="816" w:type="dxa"/>
            <w:shd w:val="clear" w:color="auto" w:fill="EEF5FA" w:themeFill="accent1" w:themeFillTint="19"/>
            <w:noWrap/>
            <w:vAlign w:val="center"/>
          </w:tcPr>
          <w:p w14:paraId="10CC657F">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1000</w:t>
            </w:r>
          </w:p>
        </w:tc>
        <w:tc>
          <w:tcPr>
            <w:tcW w:w="816" w:type="dxa"/>
            <w:shd w:val="clear" w:color="auto" w:fill="EEF5FA" w:themeFill="accent1" w:themeFillTint="19"/>
            <w:noWrap/>
            <w:vAlign w:val="center"/>
          </w:tcPr>
          <w:p w14:paraId="5E3C428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420</w:t>
            </w:r>
          </w:p>
        </w:tc>
        <w:tc>
          <w:tcPr>
            <w:tcW w:w="816" w:type="dxa"/>
            <w:shd w:val="clear" w:color="auto" w:fill="EEF5FA" w:themeFill="accent1" w:themeFillTint="19"/>
            <w:noWrap/>
            <w:vAlign w:val="center"/>
          </w:tcPr>
          <w:p w14:paraId="668D807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400</w:t>
            </w:r>
          </w:p>
        </w:tc>
        <w:tc>
          <w:tcPr>
            <w:tcW w:w="816" w:type="dxa"/>
            <w:shd w:val="clear" w:color="auto" w:fill="EEF5FA" w:themeFill="accent1" w:themeFillTint="19"/>
            <w:noWrap/>
            <w:vAlign w:val="center"/>
          </w:tcPr>
          <w:p w14:paraId="742A8D5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500</w:t>
            </w:r>
          </w:p>
        </w:tc>
        <w:tc>
          <w:tcPr>
            <w:tcW w:w="818" w:type="dxa"/>
            <w:shd w:val="clear" w:color="auto" w:fill="EEF5FA" w:themeFill="accent1" w:themeFillTint="19"/>
            <w:noWrap/>
            <w:vAlign w:val="center"/>
          </w:tcPr>
          <w:p w14:paraId="5FDA4FC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625</w:t>
            </w:r>
          </w:p>
        </w:tc>
        <w:tc>
          <w:tcPr>
            <w:tcW w:w="876" w:type="dxa"/>
            <w:shd w:val="clear" w:color="auto" w:fill="EEF5FA" w:themeFill="accent1" w:themeFillTint="19"/>
            <w:noWrap/>
            <w:vAlign w:val="center"/>
          </w:tcPr>
          <w:p w14:paraId="0657D05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232000</w:t>
            </w:r>
          </w:p>
        </w:tc>
        <w:tc>
          <w:tcPr>
            <w:tcW w:w="876" w:type="dxa"/>
            <w:shd w:val="clear" w:color="auto" w:fill="EEF5FA" w:themeFill="accent1" w:themeFillTint="19"/>
            <w:noWrap/>
            <w:vAlign w:val="center"/>
          </w:tcPr>
          <w:p w14:paraId="28FFFAA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290000</w:t>
            </w:r>
          </w:p>
        </w:tc>
        <w:tc>
          <w:tcPr>
            <w:tcW w:w="951" w:type="dxa"/>
            <w:shd w:val="clear" w:color="auto" w:fill="EEF5FA" w:themeFill="accent1" w:themeFillTint="19"/>
            <w:noWrap/>
            <w:vAlign w:val="center"/>
          </w:tcPr>
          <w:p w14:paraId="49E3873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362500</w:t>
            </w:r>
          </w:p>
        </w:tc>
      </w:tr>
      <w:tr w14:paraId="19E03151">
        <w:tblPrEx>
          <w:tblCellMar>
            <w:top w:w="0" w:type="dxa"/>
            <w:left w:w="108" w:type="dxa"/>
            <w:bottom w:w="0" w:type="dxa"/>
            <w:right w:w="108" w:type="dxa"/>
          </w:tblCellMar>
        </w:tblPrEx>
        <w:trPr>
          <w:trHeight w:val="333" w:hRule="atLeast"/>
        </w:trPr>
        <w:tc>
          <w:tcPr>
            <w:tcW w:w="0" w:type="auto"/>
            <w:vMerge w:val="continue"/>
            <w:vAlign w:val="center"/>
          </w:tcPr>
          <w:p w14:paraId="021D64D0">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004C0A72">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进阶版</w:t>
            </w:r>
          </w:p>
        </w:tc>
        <w:tc>
          <w:tcPr>
            <w:tcW w:w="816" w:type="dxa"/>
            <w:shd w:val="clear" w:color="auto" w:fill="FFFFFF"/>
            <w:noWrap/>
            <w:vAlign w:val="center"/>
          </w:tcPr>
          <w:p w14:paraId="316AEC1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1200</w:t>
            </w:r>
          </w:p>
        </w:tc>
        <w:tc>
          <w:tcPr>
            <w:tcW w:w="816" w:type="dxa"/>
            <w:shd w:val="clear" w:color="auto" w:fill="FFFFFF"/>
            <w:noWrap/>
            <w:vAlign w:val="center"/>
          </w:tcPr>
          <w:p w14:paraId="13ABC93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480</w:t>
            </w:r>
          </w:p>
        </w:tc>
        <w:tc>
          <w:tcPr>
            <w:tcW w:w="816" w:type="dxa"/>
            <w:shd w:val="clear" w:color="auto" w:fill="FFFFFF"/>
            <w:noWrap/>
            <w:vAlign w:val="center"/>
          </w:tcPr>
          <w:p w14:paraId="6369BA8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250</w:t>
            </w:r>
          </w:p>
        </w:tc>
        <w:tc>
          <w:tcPr>
            <w:tcW w:w="816" w:type="dxa"/>
            <w:shd w:val="clear" w:color="auto" w:fill="FFFFFF"/>
            <w:noWrap/>
            <w:vAlign w:val="center"/>
          </w:tcPr>
          <w:p w14:paraId="4F3212E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350</w:t>
            </w:r>
          </w:p>
        </w:tc>
        <w:tc>
          <w:tcPr>
            <w:tcW w:w="818" w:type="dxa"/>
            <w:shd w:val="clear" w:color="auto" w:fill="FFFFFF"/>
            <w:noWrap/>
            <w:vAlign w:val="center"/>
          </w:tcPr>
          <w:p w14:paraId="596C56C4">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475</w:t>
            </w:r>
          </w:p>
        </w:tc>
        <w:tc>
          <w:tcPr>
            <w:tcW w:w="876" w:type="dxa"/>
            <w:shd w:val="clear" w:color="auto" w:fill="FFFFFF"/>
            <w:noWrap/>
            <w:vAlign w:val="center"/>
          </w:tcPr>
          <w:p w14:paraId="19EECC66">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180000</w:t>
            </w:r>
          </w:p>
        </w:tc>
        <w:tc>
          <w:tcPr>
            <w:tcW w:w="876" w:type="dxa"/>
            <w:shd w:val="clear" w:color="auto" w:fill="FFFFFF"/>
            <w:noWrap/>
            <w:vAlign w:val="center"/>
          </w:tcPr>
          <w:p w14:paraId="707DC47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252000</w:t>
            </w:r>
          </w:p>
        </w:tc>
        <w:tc>
          <w:tcPr>
            <w:tcW w:w="951" w:type="dxa"/>
            <w:shd w:val="clear" w:color="auto" w:fill="FFFFFF"/>
            <w:noWrap/>
            <w:vAlign w:val="center"/>
          </w:tcPr>
          <w:p w14:paraId="29CD067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342000</w:t>
            </w:r>
          </w:p>
        </w:tc>
      </w:tr>
      <w:tr w14:paraId="7E4027E7">
        <w:tblPrEx>
          <w:tblCellMar>
            <w:top w:w="0" w:type="dxa"/>
            <w:left w:w="108" w:type="dxa"/>
            <w:bottom w:w="0" w:type="dxa"/>
            <w:right w:w="108" w:type="dxa"/>
          </w:tblCellMar>
        </w:tblPrEx>
        <w:trPr>
          <w:trHeight w:val="333" w:hRule="atLeast"/>
        </w:trPr>
        <w:tc>
          <w:tcPr>
            <w:tcW w:w="0" w:type="auto"/>
            <w:vMerge w:val="continue"/>
            <w:vAlign w:val="center"/>
          </w:tcPr>
          <w:p w14:paraId="557C2CA2">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EEF5FA" w:themeFill="accent1" w:themeFillTint="19"/>
            <w:noWrap/>
            <w:vAlign w:val="center"/>
          </w:tcPr>
          <w:p w14:paraId="0A59CEAD">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高端版</w:t>
            </w:r>
          </w:p>
        </w:tc>
        <w:tc>
          <w:tcPr>
            <w:tcW w:w="816" w:type="dxa"/>
            <w:shd w:val="clear" w:color="auto" w:fill="EEF5FA" w:themeFill="accent1" w:themeFillTint="19"/>
            <w:noWrap/>
            <w:vAlign w:val="center"/>
          </w:tcPr>
          <w:p w14:paraId="69F6AF6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1600</w:t>
            </w:r>
          </w:p>
        </w:tc>
        <w:tc>
          <w:tcPr>
            <w:tcW w:w="816" w:type="dxa"/>
            <w:shd w:val="clear" w:color="auto" w:fill="EEF5FA" w:themeFill="accent1" w:themeFillTint="19"/>
            <w:noWrap/>
            <w:vAlign w:val="center"/>
          </w:tcPr>
          <w:p w14:paraId="0C7D692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690</w:t>
            </w:r>
          </w:p>
        </w:tc>
        <w:tc>
          <w:tcPr>
            <w:tcW w:w="816" w:type="dxa"/>
            <w:shd w:val="clear" w:color="auto" w:fill="EEF5FA" w:themeFill="accent1" w:themeFillTint="19"/>
            <w:noWrap/>
            <w:vAlign w:val="center"/>
          </w:tcPr>
          <w:p w14:paraId="79B7F1D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100</w:t>
            </w:r>
          </w:p>
        </w:tc>
        <w:tc>
          <w:tcPr>
            <w:tcW w:w="816" w:type="dxa"/>
            <w:shd w:val="clear" w:color="auto" w:fill="EEF5FA" w:themeFill="accent1" w:themeFillTint="19"/>
            <w:noWrap/>
            <w:vAlign w:val="center"/>
          </w:tcPr>
          <w:p w14:paraId="4FD4585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150</w:t>
            </w:r>
          </w:p>
        </w:tc>
        <w:tc>
          <w:tcPr>
            <w:tcW w:w="818" w:type="dxa"/>
            <w:shd w:val="clear" w:color="auto" w:fill="EEF5FA" w:themeFill="accent1" w:themeFillTint="19"/>
            <w:noWrap/>
            <w:vAlign w:val="center"/>
          </w:tcPr>
          <w:p w14:paraId="61611C5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125</w:t>
            </w:r>
          </w:p>
        </w:tc>
        <w:tc>
          <w:tcPr>
            <w:tcW w:w="876" w:type="dxa"/>
            <w:shd w:val="clear" w:color="auto" w:fill="EEF5FA" w:themeFill="accent1" w:themeFillTint="19"/>
            <w:noWrap/>
            <w:vAlign w:val="center"/>
          </w:tcPr>
          <w:p w14:paraId="67AE4F9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91000</w:t>
            </w:r>
          </w:p>
        </w:tc>
        <w:tc>
          <w:tcPr>
            <w:tcW w:w="876" w:type="dxa"/>
            <w:shd w:val="clear" w:color="auto" w:fill="EEF5FA" w:themeFill="accent1" w:themeFillTint="19"/>
            <w:noWrap/>
            <w:vAlign w:val="center"/>
          </w:tcPr>
          <w:p w14:paraId="5D85734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136500</w:t>
            </w:r>
          </w:p>
        </w:tc>
        <w:tc>
          <w:tcPr>
            <w:tcW w:w="951" w:type="dxa"/>
            <w:shd w:val="clear" w:color="auto" w:fill="EEF5FA" w:themeFill="accent1" w:themeFillTint="19"/>
            <w:noWrap/>
            <w:vAlign w:val="center"/>
          </w:tcPr>
          <w:p w14:paraId="442E995F">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113750</w:t>
            </w:r>
          </w:p>
        </w:tc>
      </w:tr>
      <w:tr w14:paraId="11370B15">
        <w:tblPrEx>
          <w:tblCellMar>
            <w:top w:w="0" w:type="dxa"/>
            <w:left w:w="108" w:type="dxa"/>
            <w:bottom w:w="0" w:type="dxa"/>
            <w:right w:w="108" w:type="dxa"/>
          </w:tblCellMar>
        </w:tblPrEx>
        <w:trPr>
          <w:trHeight w:val="333" w:hRule="atLeast"/>
        </w:trPr>
        <w:tc>
          <w:tcPr>
            <w:tcW w:w="0" w:type="auto"/>
            <w:vMerge w:val="continue"/>
            <w:vAlign w:val="center"/>
          </w:tcPr>
          <w:p w14:paraId="24888AE2">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609C878E">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合计</w:t>
            </w:r>
          </w:p>
        </w:tc>
        <w:tc>
          <w:tcPr>
            <w:tcW w:w="816" w:type="dxa"/>
            <w:shd w:val="clear" w:color="auto" w:fill="FFFFFF"/>
            <w:noWrap/>
            <w:vAlign w:val="center"/>
          </w:tcPr>
          <w:p w14:paraId="2DB5DD4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3DD10DAB">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000C668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44D6E986">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8" w:type="dxa"/>
            <w:shd w:val="clear" w:color="auto" w:fill="FFFFFF"/>
            <w:noWrap/>
            <w:vAlign w:val="center"/>
          </w:tcPr>
          <w:p w14:paraId="45D8200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76" w:type="dxa"/>
            <w:shd w:val="clear" w:color="auto" w:fill="FFFFFF"/>
            <w:noWrap/>
            <w:vAlign w:val="center"/>
          </w:tcPr>
          <w:p w14:paraId="257849E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503000</w:t>
            </w:r>
          </w:p>
        </w:tc>
        <w:tc>
          <w:tcPr>
            <w:tcW w:w="876" w:type="dxa"/>
            <w:shd w:val="clear" w:color="auto" w:fill="FFFFFF"/>
            <w:noWrap/>
            <w:vAlign w:val="center"/>
          </w:tcPr>
          <w:p w14:paraId="49BF628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678500</w:t>
            </w:r>
          </w:p>
        </w:tc>
        <w:tc>
          <w:tcPr>
            <w:tcW w:w="951" w:type="dxa"/>
            <w:shd w:val="clear" w:color="auto" w:fill="FFFFFF"/>
            <w:noWrap/>
            <w:vAlign w:val="center"/>
          </w:tcPr>
          <w:p w14:paraId="5182DFF6">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818250</w:t>
            </w:r>
          </w:p>
        </w:tc>
      </w:tr>
      <w:tr w14:paraId="75FDD63E">
        <w:tblPrEx>
          <w:tblCellMar>
            <w:top w:w="0" w:type="dxa"/>
            <w:left w:w="108" w:type="dxa"/>
            <w:bottom w:w="0" w:type="dxa"/>
            <w:right w:w="108" w:type="dxa"/>
          </w:tblCellMar>
        </w:tblPrEx>
        <w:trPr>
          <w:trHeight w:val="333" w:hRule="atLeast"/>
        </w:trPr>
        <w:tc>
          <w:tcPr>
            <w:tcW w:w="1229" w:type="dxa"/>
            <w:vMerge w:val="restart"/>
            <w:shd w:val="clear" w:color="auto" w:fill="EEF5FA" w:themeFill="accent1" w:themeFillTint="19"/>
            <w:noWrap/>
            <w:vAlign w:val="center"/>
          </w:tcPr>
          <w:p w14:paraId="59009961">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健康应急处理运输机器人</w:t>
            </w:r>
          </w:p>
        </w:tc>
        <w:tc>
          <w:tcPr>
            <w:tcW w:w="878" w:type="dxa"/>
            <w:shd w:val="clear" w:color="auto" w:fill="EEF5FA" w:themeFill="accent1" w:themeFillTint="19"/>
            <w:noWrap/>
            <w:vAlign w:val="center"/>
          </w:tcPr>
          <w:p w14:paraId="56E5118E">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标准版</w:t>
            </w:r>
          </w:p>
        </w:tc>
        <w:tc>
          <w:tcPr>
            <w:tcW w:w="816" w:type="dxa"/>
            <w:tcBorders>
              <w:top w:val="nil"/>
              <w:left w:val="nil"/>
              <w:bottom w:val="nil"/>
              <w:right w:val="nil"/>
            </w:tcBorders>
            <w:shd w:val="clear" w:color="auto" w:fill="EEF5FA" w:themeFill="accent1" w:themeFillTint="19"/>
            <w:noWrap/>
            <w:vAlign w:val="center"/>
          </w:tcPr>
          <w:p w14:paraId="46473D5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1000</w:t>
            </w:r>
          </w:p>
        </w:tc>
        <w:tc>
          <w:tcPr>
            <w:tcW w:w="816" w:type="dxa"/>
            <w:tcBorders>
              <w:top w:val="nil"/>
              <w:left w:val="nil"/>
              <w:bottom w:val="nil"/>
              <w:right w:val="nil"/>
            </w:tcBorders>
            <w:shd w:val="clear" w:color="auto" w:fill="EEF5FA" w:themeFill="accent1" w:themeFillTint="19"/>
            <w:noWrap/>
            <w:vAlign w:val="center"/>
          </w:tcPr>
          <w:p w14:paraId="5357926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420</w:t>
            </w:r>
          </w:p>
        </w:tc>
        <w:tc>
          <w:tcPr>
            <w:tcW w:w="816" w:type="dxa"/>
            <w:tcBorders>
              <w:top w:val="nil"/>
              <w:left w:val="nil"/>
              <w:bottom w:val="nil"/>
              <w:right w:val="nil"/>
            </w:tcBorders>
            <w:shd w:val="clear" w:color="auto" w:fill="EEF5FA" w:themeFill="accent1" w:themeFillTint="19"/>
            <w:noWrap/>
            <w:vAlign w:val="center"/>
          </w:tcPr>
          <w:p w14:paraId="5597E9C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400</w:t>
            </w:r>
          </w:p>
        </w:tc>
        <w:tc>
          <w:tcPr>
            <w:tcW w:w="816" w:type="dxa"/>
            <w:tcBorders>
              <w:top w:val="nil"/>
              <w:left w:val="nil"/>
              <w:bottom w:val="nil"/>
              <w:right w:val="nil"/>
            </w:tcBorders>
            <w:shd w:val="clear" w:color="auto" w:fill="EEF5FA" w:themeFill="accent1" w:themeFillTint="19"/>
            <w:noWrap/>
            <w:vAlign w:val="center"/>
          </w:tcPr>
          <w:p w14:paraId="3DC49722">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500</w:t>
            </w:r>
          </w:p>
        </w:tc>
        <w:tc>
          <w:tcPr>
            <w:tcW w:w="818" w:type="dxa"/>
            <w:tcBorders>
              <w:top w:val="nil"/>
              <w:left w:val="nil"/>
              <w:bottom w:val="nil"/>
              <w:right w:val="nil"/>
            </w:tcBorders>
            <w:shd w:val="clear" w:color="auto" w:fill="EEF5FA" w:themeFill="accent1" w:themeFillTint="19"/>
            <w:noWrap/>
            <w:vAlign w:val="center"/>
          </w:tcPr>
          <w:p w14:paraId="39BDE979">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625</w:t>
            </w:r>
          </w:p>
        </w:tc>
        <w:tc>
          <w:tcPr>
            <w:tcW w:w="876" w:type="dxa"/>
            <w:tcBorders>
              <w:top w:val="nil"/>
              <w:left w:val="nil"/>
              <w:bottom w:val="nil"/>
              <w:right w:val="nil"/>
            </w:tcBorders>
            <w:shd w:val="clear" w:color="auto" w:fill="EEF5FA" w:themeFill="accent1" w:themeFillTint="19"/>
            <w:noWrap/>
            <w:vAlign w:val="center"/>
          </w:tcPr>
          <w:p w14:paraId="4E31466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232000</w:t>
            </w:r>
          </w:p>
        </w:tc>
        <w:tc>
          <w:tcPr>
            <w:tcW w:w="876" w:type="dxa"/>
            <w:tcBorders>
              <w:top w:val="nil"/>
              <w:left w:val="nil"/>
              <w:bottom w:val="nil"/>
              <w:right w:val="nil"/>
            </w:tcBorders>
            <w:shd w:val="clear" w:color="auto" w:fill="EEF5FA" w:themeFill="accent1" w:themeFillTint="19"/>
            <w:noWrap/>
            <w:vAlign w:val="center"/>
          </w:tcPr>
          <w:p w14:paraId="71F90BA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290000</w:t>
            </w:r>
          </w:p>
        </w:tc>
        <w:tc>
          <w:tcPr>
            <w:tcW w:w="951" w:type="dxa"/>
            <w:tcBorders>
              <w:top w:val="nil"/>
              <w:left w:val="nil"/>
              <w:bottom w:val="nil"/>
              <w:right w:val="nil"/>
            </w:tcBorders>
            <w:shd w:val="clear" w:color="auto" w:fill="EEF5FA" w:themeFill="accent1" w:themeFillTint="19"/>
            <w:noWrap/>
            <w:vAlign w:val="center"/>
          </w:tcPr>
          <w:p w14:paraId="27BB677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362500</w:t>
            </w:r>
          </w:p>
        </w:tc>
      </w:tr>
      <w:tr w14:paraId="1CCB3FD4">
        <w:tblPrEx>
          <w:tblCellMar>
            <w:top w:w="0" w:type="dxa"/>
            <w:left w:w="108" w:type="dxa"/>
            <w:bottom w:w="0" w:type="dxa"/>
            <w:right w:w="108" w:type="dxa"/>
          </w:tblCellMar>
        </w:tblPrEx>
        <w:trPr>
          <w:trHeight w:val="333" w:hRule="atLeast"/>
        </w:trPr>
        <w:tc>
          <w:tcPr>
            <w:tcW w:w="0" w:type="auto"/>
            <w:vMerge w:val="continue"/>
            <w:vAlign w:val="center"/>
          </w:tcPr>
          <w:p w14:paraId="2B063F77">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7519E29D">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进阶版</w:t>
            </w:r>
          </w:p>
        </w:tc>
        <w:tc>
          <w:tcPr>
            <w:tcW w:w="816" w:type="dxa"/>
            <w:tcBorders>
              <w:top w:val="nil"/>
              <w:left w:val="nil"/>
              <w:bottom w:val="nil"/>
              <w:right w:val="nil"/>
            </w:tcBorders>
            <w:shd w:val="clear" w:color="auto" w:fill="FFFFFF"/>
            <w:noWrap/>
            <w:vAlign w:val="center"/>
          </w:tcPr>
          <w:p w14:paraId="5C70833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1200</w:t>
            </w:r>
          </w:p>
        </w:tc>
        <w:tc>
          <w:tcPr>
            <w:tcW w:w="816" w:type="dxa"/>
            <w:tcBorders>
              <w:top w:val="nil"/>
              <w:left w:val="nil"/>
              <w:bottom w:val="nil"/>
              <w:right w:val="nil"/>
            </w:tcBorders>
            <w:shd w:val="clear" w:color="auto" w:fill="FFFFFF"/>
            <w:noWrap/>
            <w:vAlign w:val="center"/>
          </w:tcPr>
          <w:p w14:paraId="722E95F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480</w:t>
            </w:r>
          </w:p>
        </w:tc>
        <w:tc>
          <w:tcPr>
            <w:tcW w:w="816" w:type="dxa"/>
            <w:tcBorders>
              <w:top w:val="nil"/>
              <w:left w:val="nil"/>
              <w:bottom w:val="nil"/>
              <w:right w:val="nil"/>
            </w:tcBorders>
            <w:shd w:val="clear" w:color="auto" w:fill="FFFFFF"/>
            <w:noWrap/>
            <w:vAlign w:val="center"/>
          </w:tcPr>
          <w:p w14:paraId="5D03712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250</w:t>
            </w:r>
          </w:p>
        </w:tc>
        <w:tc>
          <w:tcPr>
            <w:tcW w:w="816" w:type="dxa"/>
            <w:tcBorders>
              <w:top w:val="nil"/>
              <w:left w:val="nil"/>
              <w:bottom w:val="nil"/>
              <w:right w:val="nil"/>
            </w:tcBorders>
            <w:shd w:val="clear" w:color="auto" w:fill="FFFFFF"/>
            <w:noWrap/>
            <w:vAlign w:val="center"/>
          </w:tcPr>
          <w:p w14:paraId="3DF9C3B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350</w:t>
            </w:r>
          </w:p>
        </w:tc>
        <w:tc>
          <w:tcPr>
            <w:tcW w:w="818" w:type="dxa"/>
            <w:tcBorders>
              <w:top w:val="nil"/>
              <w:left w:val="nil"/>
              <w:bottom w:val="nil"/>
              <w:right w:val="nil"/>
            </w:tcBorders>
            <w:shd w:val="clear" w:color="auto" w:fill="FFFFFF"/>
            <w:noWrap/>
            <w:vAlign w:val="center"/>
          </w:tcPr>
          <w:p w14:paraId="2A3B1B2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475</w:t>
            </w:r>
          </w:p>
        </w:tc>
        <w:tc>
          <w:tcPr>
            <w:tcW w:w="876" w:type="dxa"/>
            <w:tcBorders>
              <w:top w:val="nil"/>
              <w:left w:val="nil"/>
              <w:bottom w:val="nil"/>
              <w:right w:val="nil"/>
            </w:tcBorders>
            <w:shd w:val="clear" w:color="auto" w:fill="FFFFFF"/>
            <w:noWrap/>
            <w:vAlign w:val="center"/>
          </w:tcPr>
          <w:p w14:paraId="2767EE8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180000</w:t>
            </w:r>
          </w:p>
        </w:tc>
        <w:tc>
          <w:tcPr>
            <w:tcW w:w="876" w:type="dxa"/>
            <w:tcBorders>
              <w:top w:val="nil"/>
              <w:left w:val="nil"/>
              <w:bottom w:val="nil"/>
              <w:right w:val="nil"/>
            </w:tcBorders>
            <w:shd w:val="clear" w:color="auto" w:fill="FFFFFF"/>
            <w:noWrap/>
            <w:vAlign w:val="center"/>
          </w:tcPr>
          <w:p w14:paraId="1DF5E6B6">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252000</w:t>
            </w:r>
          </w:p>
        </w:tc>
        <w:tc>
          <w:tcPr>
            <w:tcW w:w="951" w:type="dxa"/>
            <w:tcBorders>
              <w:top w:val="nil"/>
              <w:left w:val="nil"/>
              <w:bottom w:val="nil"/>
              <w:right w:val="nil"/>
            </w:tcBorders>
            <w:shd w:val="clear" w:color="auto" w:fill="FFFFFF"/>
            <w:noWrap/>
            <w:vAlign w:val="center"/>
          </w:tcPr>
          <w:p w14:paraId="61A13AB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342000</w:t>
            </w:r>
          </w:p>
        </w:tc>
      </w:tr>
      <w:tr w14:paraId="3BD446CF">
        <w:tblPrEx>
          <w:tblCellMar>
            <w:top w:w="0" w:type="dxa"/>
            <w:left w:w="108" w:type="dxa"/>
            <w:bottom w:w="0" w:type="dxa"/>
            <w:right w:w="108" w:type="dxa"/>
          </w:tblCellMar>
        </w:tblPrEx>
        <w:trPr>
          <w:trHeight w:val="333" w:hRule="atLeast"/>
        </w:trPr>
        <w:tc>
          <w:tcPr>
            <w:tcW w:w="0" w:type="auto"/>
            <w:vMerge w:val="continue"/>
            <w:vAlign w:val="center"/>
          </w:tcPr>
          <w:p w14:paraId="7E0CC821">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EEF5FA" w:themeFill="accent1" w:themeFillTint="19"/>
            <w:noWrap/>
            <w:vAlign w:val="center"/>
          </w:tcPr>
          <w:p w14:paraId="18A6D970">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高端版</w:t>
            </w:r>
          </w:p>
        </w:tc>
        <w:tc>
          <w:tcPr>
            <w:tcW w:w="816" w:type="dxa"/>
            <w:tcBorders>
              <w:top w:val="nil"/>
              <w:left w:val="nil"/>
              <w:bottom w:val="nil"/>
              <w:right w:val="nil"/>
            </w:tcBorders>
            <w:shd w:val="clear" w:color="auto" w:fill="EEF5FA" w:themeFill="accent1" w:themeFillTint="19"/>
            <w:noWrap/>
            <w:vAlign w:val="center"/>
          </w:tcPr>
          <w:p w14:paraId="058BA0E4">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1600</w:t>
            </w:r>
          </w:p>
        </w:tc>
        <w:tc>
          <w:tcPr>
            <w:tcW w:w="816" w:type="dxa"/>
            <w:tcBorders>
              <w:top w:val="nil"/>
              <w:left w:val="nil"/>
              <w:bottom w:val="nil"/>
              <w:right w:val="nil"/>
            </w:tcBorders>
            <w:shd w:val="clear" w:color="auto" w:fill="EEF5FA" w:themeFill="accent1" w:themeFillTint="19"/>
            <w:noWrap/>
            <w:vAlign w:val="center"/>
          </w:tcPr>
          <w:p w14:paraId="2247C512">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690</w:t>
            </w:r>
          </w:p>
        </w:tc>
        <w:tc>
          <w:tcPr>
            <w:tcW w:w="816" w:type="dxa"/>
            <w:tcBorders>
              <w:top w:val="nil"/>
              <w:left w:val="nil"/>
              <w:bottom w:val="nil"/>
              <w:right w:val="nil"/>
            </w:tcBorders>
            <w:shd w:val="clear" w:color="auto" w:fill="EEF5FA" w:themeFill="accent1" w:themeFillTint="19"/>
            <w:noWrap/>
            <w:vAlign w:val="center"/>
          </w:tcPr>
          <w:p w14:paraId="5AB71CD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100</w:t>
            </w:r>
          </w:p>
        </w:tc>
        <w:tc>
          <w:tcPr>
            <w:tcW w:w="816" w:type="dxa"/>
            <w:tcBorders>
              <w:top w:val="nil"/>
              <w:left w:val="nil"/>
              <w:bottom w:val="nil"/>
              <w:right w:val="nil"/>
            </w:tcBorders>
            <w:shd w:val="clear" w:color="auto" w:fill="EEF5FA" w:themeFill="accent1" w:themeFillTint="19"/>
            <w:noWrap/>
            <w:vAlign w:val="center"/>
          </w:tcPr>
          <w:p w14:paraId="76723836">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150</w:t>
            </w:r>
          </w:p>
        </w:tc>
        <w:tc>
          <w:tcPr>
            <w:tcW w:w="818" w:type="dxa"/>
            <w:tcBorders>
              <w:top w:val="nil"/>
              <w:left w:val="nil"/>
              <w:bottom w:val="nil"/>
              <w:right w:val="nil"/>
            </w:tcBorders>
            <w:shd w:val="clear" w:color="auto" w:fill="EEF5FA" w:themeFill="accent1" w:themeFillTint="19"/>
            <w:noWrap/>
            <w:vAlign w:val="center"/>
          </w:tcPr>
          <w:p w14:paraId="2876236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125</w:t>
            </w:r>
          </w:p>
        </w:tc>
        <w:tc>
          <w:tcPr>
            <w:tcW w:w="876" w:type="dxa"/>
            <w:tcBorders>
              <w:top w:val="nil"/>
              <w:left w:val="nil"/>
              <w:bottom w:val="nil"/>
              <w:right w:val="nil"/>
            </w:tcBorders>
            <w:shd w:val="clear" w:color="auto" w:fill="EEF5FA" w:themeFill="accent1" w:themeFillTint="19"/>
            <w:noWrap/>
            <w:vAlign w:val="center"/>
          </w:tcPr>
          <w:p w14:paraId="3CC4FC4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91000</w:t>
            </w:r>
          </w:p>
        </w:tc>
        <w:tc>
          <w:tcPr>
            <w:tcW w:w="876" w:type="dxa"/>
            <w:tcBorders>
              <w:top w:val="nil"/>
              <w:left w:val="nil"/>
              <w:bottom w:val="nil"/>
              <w:right w:val="nil"/>
            </w:tcBorders>
            <w:shd w:val="clear" w:color="auto" w:fill="EEF5FA" w:themeFill="accent1" w:themeFillTint="19"/>
            <w:noWrap/>
            <w:vAlign w:val="center"/>
          </w:tcPr>
          <w:p w14:paraId="30202BC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136500</w:t>
            </w:r>
          </w:p>
        </w:tc>
        <w:tc>
          <w:tcPr>
            <w:tcW w:w="951" w:type="dxa"/>
            <w:tcBorders>
              <w:top w:val="nil"/>
              <w:left w:val="nil"/>
              <w:bottom w:val="nil"/>
              <w:right w:val="nil"/>
            </w:tcBorders>
            <w:shd w:val="clear" w:color="auto" w:fill="EEF5FA" w:themeFill="accent1" w:themeFillTint="19"/>
            <w:noWrap/>
            <w:vAlign w:val="center"/>
          </w:tcPr>
          <w:p w14:paraId="45E689E5">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113750</w:t>
            </w:r>
          </w:p>
        </w:tc>
      </w:tr>
      <w:tr w14:paraId="54D3195E">
        <w:tblPrEx>
          <w:tblCellMar>
            <w:top w:w="0" w:type="dxa"/>
            <w:left w:w="108" w:type="dxa"/>
            <w:bottom w:w="0" w:type="dxa"/>
            <w:right w:w="108" w:type="dxa"/>
          </w:tblCellMar>
        </w:tblPrEx>
        <w:trPr>
          <w:trHeight w:val="333" w:hRule="atLeast"/>
        </w:trPr>
        <w:tc>
          <w:tcPr>
            <w:tcW w:w="0" w:type="auto"/>
            <w:vMerge w:val="continue"/>
            <w:vAlign w:val="center"/>
          </w:tcPr>
          <w:p w14:paraId="419DB21B">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3ED003A1">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合计</w:t>
            </w:r>
          </w:p>
        </w:tc>
        <w:tc>
          <w:tcPr>
            <w:tcW w:w="816" w:type="dxa"/>
            <w:tcBorders>
              <w:top w:val="nil"/>
              <w:left w:val="nil"/>
              <w:bottom w:val="nil"/>
              <w:right w:val="nil"/>
            </w:tcBorders>
            <w:shd w:val="clear" w:color="auto" w:fill="FFFFFF"/>
            <w:noWrap/>
            <w:vAlign w:val="center"/>
          </w:tcPr>
          <w:p w14:paraId="530C372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w:t>
            </w:r>
          </w:p>
        </w:tc>
        <w:tc>
          <w:tcPr>
            <w:tcW w:w="816" w:type="dxa"/>
            <w:tcBorders>
              <w:top w:val="nil"/>
              <w:left w:val="nil"/>
              <w:bottom w:val="nil"/>
              <w:right w:val="nil"/>
            </w:tcBorders>
            <w:shd w:val="clear" w:color="auto" w:fill="FFFFFF"/>
            <w:noWrap/>
            <w:vAlign w:val="center"/>
          </w:tcPr>
          <w:p w14:paraId="22F9349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w:t>
            </w:r>
          </w:p>
        </w:tc>
        <w:tc>
          <w:tcPr>
            <w:tcW w:w="816" w:type="dxa"/>
            <w:tcBorders>
              <w:top w:val="nil"/>
              <w:left w:val="nil"/>
              <w:bottom w:val="nil"/>
              <w:right w:val="nil"/>
            </w:tcBorders>
            <w:shd w:val="clear" w:color="auto" w:fill="FFFFFF"/>
            <w:noWrap/>
            <w:vAlign w:val="center"/>
          </w:tcPr>
          <w:p w14:paraId="0A23251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w:t>
            </w:r>
          </w:p>
        </w:tc>
        <w:tc>
          <w:tcPr>
            <w:tcW w:w="816" w:type="dxa"/>
            <w:tcBorders>
              <w:top w:val="nil"/>
              <w:left w:val="nil"/>
              <w:bottom w:val="nil"/>
              <w:right w:val="nil"/>
            </w:tcBorders>
            <w:shd w:val="clear" w:color="auto" w:fill="FFFFFF"/>
            <w:noWrap/>
            <w:vAlign w:val="center"/>
          </w:tcPr>
          <w:p w14:paraId="7F6527C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w:t>
            </w:r>
          </w:p>
        </w:tc>
        <w:tc>
          <w:tcPr>
            <w:tcW w:w="818" w:type="dxa"/>
            <w:tcBorders>
              <w:top w:val="nil"/>
              <w:left w:val="nil"/>
              <w:bottom w:val="nil"/>
              <w:right w:val="nil"/>
            </w:tcBorders>
            <w:shd w:val="clear" w:color="auto" w:fill="FFFFFF"/>
            <w:noWrap/>
            <w:vAlign w:val="center"/>
          </w:tcPr>
          <w:p w14:paraId="47A1319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w:t>
            </w:r>
          </w:p>
        </w:tc>
        <w:tc>
          <w:tcPr>
            <w:tcW w:w="876" w:type="dxa"/>
            <w:tcBorders>
              <w:top w:val="nil"/>
              <w:left w:val="nil"/>
              <w:bottom w:val="nil"/>
              <w:right w:val="nil"/>
            </w:tcBorders>
            <w:shd w:val="clear" w:color="auto" w:fill="FFFFFF"/>
            <w:noWrap/>
            <w:vAlign w:val="center"/>
          </w:tcPr>
          <w:p w14:paraId="67A66D34">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503000</w:t>
            </w:r>
          </w:p>
        </w:tc>
        <w:tc>
          <w:tcPr>
            <w:tcW w:w="876" w:type="dxa"/>
            <w:tcBorders>
              <w:top w:val="nil"/>
              <w:left w:val="nil"/>
              <w:bottom w:val="nil"/>
              <w:right w:val="nil"/>
            </w:tcBorders>
            <w:shd w:val="clear" w:color="auto" w:fill="FFFFFF"/>
            <w:noWrap/>
            <w:vAlign w:val="center"/>
          </w:tcPr>
          <w:p w14:paraId="22DA2C7F">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678500</w:t>
            </w:r>
          </w:p>
        </w:tc>
        <w:tc>
          <w:tcPr>
            <w:tcW w:w="951" w:type="dxa"/>
            <w:tcBorders>
              <w:top w:val="nil"/>
              <w:left w:val="nil"/>
              <w:bottom w:val="nil"/>
              <w:right w:val="nil"/>
            </w:tcBorders>
            <w:shd w:val="clear" w:color="auto" w:fill="FFFFFF"/>
            <w:noWrap/>
            <w:vAlign w:val="center"/>
          </w:tcPr>
          <w:p w14:paraId="5ED6306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 w:val="22"/>
                <w:szCs w:val="22"/>
                <w:lang w:bidi="ar"/>
              </w:rPr>
              <w:t>818250</w:t>
            </w:r>
          </w:p>
        </w:tc>
      </w:tr>
      <w:tr w14:paraId="0BCC64BD">
        <w:tblPrEx>
          <w:tblCellMar>
            <w:top w:w="0" w:type="dxa"/>
            <w:left w:w="108" w:type="dxa"/>
            <w:bottom w:w="0" w:type="dxa"/>
            <w:right w:w="108" w:type="dxa"/>
          </w:tblCellMar>
        </w:tblPrEx>
        <w:trPr>
          <w:trHeight w:val="333" w:hRule="atLeast"/>
        </w:trPr>
        <w:tc>
          <w:tcPr>
            <w:tcW w:w="1229" w:type="dxa"/>
            <w:vAlign w:val="center"/>
          </w:tcPr>
          <w:p w14:paraId="1E4B1409">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健康监测模型定制</w:t>
            </w:r>
          </w:p>
        </w:tc>
        <w:tc>
          <w:tcPr>
            <w:tcW w:w="878" w:type="dxa"/>
            <w:shd w:val="clear" w:color="auto" w:fill="FFFFFF"/>
            <w:noWrap/>
            <w:vAlign w:val="center"/>
          </w:tcPr>
          <w:p w14:paraId="5254D435">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模型定制</w:t>
            </w:r>
          </w:p>
        </w:tc>
        <w:tc>
          <w:tcPr>
            <w:tcW w:w="816" w:type="dxa"/>
            <w:tcBorders>
              <w:top w:val="nil"/>
              <w:left w:val="nil"/>
              <w:bottom w:val="nil"/>
              <w:right w:val="nil"/>
            </w:tcBorders>
            <w:shd w:val="clear" w:color="auto" w:fill="FFFFFF"/>
            <w:noWrap/>
            <w:vAlign w:val="center"/>
          </w:tcPr>
          <w:p w14:paraId="337A659D">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99</w:t>
            </w:r>
          </w:p>
        </w:tc>
        <w:tc>
          <w:tcPr>
            <w:tcW w:w="816" w:type="dxa"/>
            <w:tcBorders>
              <w:top w:val="nil"/>
              <w:left w:val="nil"/>
              <w:bottom w:val="nil"/>
              <w:right w:val="nil"/>
            </w:tcBorders>
            <w:shd w:val="clear" w:color="auto" w:fill="FFFFFF"/>
            <w:noWrap/>
            <w:vAlign w:val="center"/>
          </w:tcPr>
          <w:p w14:paraId="5308E298">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70</w:t>
            </w:r>
          </w:p>
        </w:tc>
        <w:tc>
          <w:tcPr>
            <w:tcW w:w="816" w:type="dxa"/>
            <w:tcBorders>
              <w:top w:val="nil"/>
              <w:left w:val="nil"/>
              <w:bottom w:val="nil"/>
              <w:right w:val="nil"/>
            </w:tcBorders>
            <w:shd w:val="clear" w:color="auto" w:fill="FFFFFF"/>
            <w:noWrap/>
            <w:vAlign w:val="center"/>
          </w:tcPr>
          <w:p w14:paraId="58AF7657">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100</w:t>
            </w:r>
          </w:p>
        </w:tc>
        <w:tc>
          <w:tcPr>
            <w:tcW w:w="816" w:type="dxa"/>
            <w:tcBorders>
              <w:top w:val="nil"/>
              <w:left w:val="nil"/>
              <w:bottom w:val="nil"/>
              <w:right w:val="nil"/>
            </w:tcBorders>
            <w:shd w:val="clear" w:color="auto" w:fill="FFFFFF"/>
            <w:noWrap/>
            <w:vAlign w:val="center"/>
          </w:tcPr>
          <w:p w14:paraId="0EBCC086">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250</w:t>
            </w:r>
          </w:p>
        </w:tc>
        <w:tc>
          <w:tcPr>
            <w:tcW w:w="818" w:type="dxa"/>
            <w:tcBorders>
              <w:top w:val="nil"/>
              <w:left w:val="nil"/>
              <w:bottom w:val="nil"/>
              <w:right w:val="nil"/>
            </w:tcBorders>
            <w:shd w:val="clear" w:color="auto" w:fill="FFFFFF"/>
            <w:noWrap/>
            <w:vAlign w:val="center"/>
          </w:tcPr>
          <w:p w14:paraId="73A6AA8A">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375</w:t>
            </w:r>
          </w:p>
        </w:tc>
        <w:tc>
          <w:tcPr>
            <w:tcW w:w="876" w:type="dxa"/>
            <w:tcBorders>
              <w:top w:val="nil"/>
              <w:left w:val="nil"/>
              <w:bottom w:val="nil"/>
              <w:right w:val="nil"/>
            </w:tcBorders>
            <w:shd w:val="clear" w:color="auto" w:fill="FFFFFF"/>
            <w:noWrap/>
            <w:vAlign w:val="center"/>
          </w:tcPr>
          <w:p w14:paraId="7476D9D1">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2900</w:t>
            </w:r>
          </w:p>
        </w:tc>
        <w:tc>
          <w:tcPr>
            <w:tcW w:w="876" w:type="dxa"/>
            <w:tcBorders>
              <w:top w:val="nil"/>
              <w:left w:val="nil"/>
              <w:bottom w:val="nil"/>
              <w:right w:val="nil"/>
            </w:tcBorders>
            <w:shd w:val="clear" w:color="auto" w:fill="FFFFFF"/>
            <w:noWrap/>
            <w:vAlign w:val="center"/>
          </w:tcPr>
          <w:p w14:paraId="78EB5562">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7250</w:t>
            </w:r>
          </w:p>
        </w:tc>
        <w:tc>
          <w:tcPr>
            <w:tcW w:w="951" w:type="dxa"/>
            <w:tcBorders>
              <w:top w:val="nil"/>
              <w:left w:val="nil"/>
              <w:bottom w:val="nil"/>
              <w:right w:val="nil"/>
            </w:tcBorders>
            <w:shd w:val="clear" w:color="auto" w:fill="FFFFFF"/>
            <w:noWrap/>
            <w:vAlign w:val="center"/>
          </w:tcPr>
          <w:p w14:paraId="0D7ED59A">
            <w:pPr>
              <w:spacing w:line="300" w:lineRule="auto"/>
              <w:ind w:firstLine="0" w:firstLineChars="0"/>
              <w:jc w:val="center"/>
              <w:textAlignment w:val="bottom"/>
              <w:rPr>
                <w:rFonts w:ascii="Times New Roman" w:hAnsi="Times New Roman" w:eastAsia="等线" w:cs="Times New Roman"/>
                <w:color w:val="000000"/>
                <w:szCs w:val="21"/>
                <w:lang w:bidi="ar"/>
              </w:rPr>
            </w:pPr>
            <w:r>
              <w:rPr>
                <w:rFonts w:ascii="Times New Roman" w:hAnsi="Times New Roman" w:eastAsia="等线" w:cs="Times New Roman"/>
                <w:color w:val="000000"/>
                <w:szCs w:val="21"/>
                <w:lang w:bidi="ar"/>
              </w:rPr>
              <w:t>10875</w:t>
            </w:r>
          </w:p>
        </w:tc>
      </w:tr>
      <w:tr w14:paraId="7FB57307">
        <w:tblPrEx>
          <w:tblCellMar>
            <w:top w:w="0" w:type="dxa"/>
            <w:left w:w="108" w:type="dxa"/>
            <w:bottom w:w="0" w:type="dxa"/>
            <w:right w:w="108" w:type="dxa"/>
          </w:tblCellMar>
        </w:tblPrEx>
        <w:trPr>
          <w:trHeight w:val="643" w:hRule="atLeast"/>
        </w:trPr>
        <w:tc>
          <w:tcPr>
            <w:tcW w:w="1229" w:type="dxa"/>
            <w:vMerge w:val="restart"/>
            <w:shd w:val="clear" w:color="auto" w:fill="EEF5FA" w:themeFill="accent1" w:themeFillTint="19"/>
            <w:noWrap/>
            <w:vAlign w:val="center"/>
          </w:tcPr>
          <w:p w14:paraId="12C7E579">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订阅服务</w:t>
            </w:r>
          </w:p>
        </w:tc>
        <w:tc>
          <w:tcPr>
            <w:tcW w:w="878" w:type="dxa"/>
            <w:shd w:val="clear" w:color="auto" w:fill="EEF5FA" w:themeFill="accent1" w:themeFillTint="19"/>
            <w:noWrap/>
            <w:vAlign w:val="center"/>
          </w:tcPr>
          <w:p w14:paraId="7EF890F5">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语言定制</w:t>
            </w:r>
          </w:p>
        </w:tc>
        <w:tc>
          <w:tcPr>
            <w:tcW w:w="816" w:type="dxa"/>
            <w:shd w:val="clear" w:color="auto" w:fill="EEF5FA" w:themeFill="accent1" w:themeFillTint="19"/>
            <w:noWrap/>
            <w:vAlign w:val="center"/>
          </w:tcPr>
          <w:p w14:paraId="738ACD1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79</w:t>
            </w:r>
          </w:p>
        </w:tc>
        <w:tc>
          <w:tcPr>
            <w:tcW w:w="816" w:type="dxa"/>
            <w:shd w:val="clear" w:color="auto" w:fill="EEF5FA" w:themeFill="accent1" w:themeFillTint="19"/>
            <w:noWrap/>
            <w:vAlign w:val="center"/>
          </w:tcPr>
          <w:p w14:paraId="6F6B32F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50</w:t>
            </w:r>
          </w:p>
        </w:tc>
        <w:tc>
          <w:tcPr>
            <w:tcW w:w="816" w:type="dxa"/>
            <w:shd w:val="clear" w:color="auto" w:fill="EEF5FA" w:themeFill="accent1" w:themeFillTint="19"/>
            <w:noWrap/>
            <w:vAlign w:val="center"/>
          </w:tcPr>
          <w:p w14:paraId="2D56A95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350</w:t>
            </w:r>
          </w:p>
        </w:tc>
        <w:tc>
          <w:tcPr>
            <w:tcW w:w="816" w:type="dxa"/>
            <w:shd w:val="clear" w:color="auto" w:fill="EEF5FA" w:themeFill="accent1" w:themeFillTint="19"/>
            <w:noWrap/>
            <w:vAlign w:val="center"/>
          </w:tcPr>
          <w:p w14:paraId="55AACCB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850</w:t>
            </w:r>
          </w:p>
        </w:tc>
        <w:tc>
          <w:tcPr>
            <w:tcW w:w="818" w:type="dxa"/>
            <w:shd w:val="clear" w:color="auto" w:fill="EEF5FA" w:themeFill="accent1" w:themeFillTint="19"/>
            <w:noWrap/>
            <w:vAlign w:val="center"/>
          </w:tcPr>
          <w:p w14:paraId="118C6E6B">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1450</w:t>
            </w:r>
          </w:p>
        </w:tc>
        <w:tc>
          <w:tcPr>
            <w:tcW w:w="876" w:type="dxa"/>
            <w:shd w:val="clear" w:color="auto" w:fill="EEF5FA" w:themeFill="accent1" w:themeFillTint="19"/>
            <w:noWrap/>
            <w:vAlign w:val="center"/>
          </w:tcPr>
          <w:p w14:paraId="610DB9B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10150</w:t>
            </w:r>
          </w:p>
        </w:tc>
        <w:tc>
          <w:tcPr>
            <w:tcW w:w="876" w:type="dxa"/>
            <w:shd w:val="clear" w:color="auto" w:fill="EEF5FA" w:themeFill="accent1" w:themeFillTint="19"/>
            <w:noWrap/>
            <w:vAlign w:val="center"/>
          </w:tcPr>
          <w:p w14:paraId="2EECECCB">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24650</w:t>
            </w:r>
          </w:p>
        </w:tc>
        <w:tc>
          <w:tcPr>
            <w:tcW w:w="951" w:type="dxa"/>
            <w:shd w:val="clear" w:color="auto" w:fill="EEF5FA" w:themeFill="accent1" w:themeFillTint="19"/>
            <w:noWrap/>
            <w:vAlign w:val="center"/>
          </w:tcPr>
          <w:p w14:paraId="2DD5643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42050</w:t>
            </w:r>
          </w:p>
        </w:tc>
      </w:tr>
      <w:tr w14:paraId="642AADF3">
        <w:tblPrEx>
          <w:tblCellMar>
            <w:top w:w="0" w:type="dxa"/>
            <w:left w:w="108" w:type="dxa"/>
            <w:bottom w:w="0" w:type="dxa"/>
            <w:right w:w="108" w:type="dxa"/>
          </w:tblCellMar>
        </w:tblPrEx>
        <w:trPr>
          <w:trHeight w:val="643" w:hRule="atLeast"/>
        </w:trPr>
        <w:tc>
          <w:tcPr>
            <w:tcW w:w="0" w:type="auto"/>
            <w:vMerge w:val="continue"/>
            <w:vAlign w:val="center"/>
          </w:tcPr>
          <w:p w14:paraId="55E0015F">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0D5CE10E">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模型定制</w:t>
            </w:r>
          </w:p>
        </w:tc>
        <w:tc>
          <w:tcPr>
            <w:tcW w:w="816" w:type="dxa"/>
            <w:shd w:val="clear" w:color="auto" w:fill="FFFFFF"/>
            <w:noWrap/>
            <w:vAlign w:val="center"/>
          </w:tcPr>
          <w:p w14:paraId="16C93ACB">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99</w:t>
            </w:r>
          </w:p>
        </w:tc>
        <w:tc>
          <w:tcPr>
            <w:tcW w:w="816" w:type="dxa"/>
            <w:shd w:val="clear" w:color="auto" w:fill="FFFFFF"/>
            <w:noWrap/>
            <w:vAlign w:val="center"/>
          </w:tcPr>
          <w:p w14:paraId="5B0A4FEF">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70</w:t>
            </w:r>
          </w:p>
        </w:tc>
        <w:tc>
          <w:tcPr>
            <w:tcW w:w="816" w:type="dxa"/>
            <w:shd w:val="clear" w:color="auto" w:fill="FFFFFF"/>
            <w:noWrap/>
            <w:vAlign w:val="center"/>
          </w:tcPr>
          <w:p w14:paraId="492F5832">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100</w:t>
            </w:r>
          </w:p>
        </w:tc>
        <w:tc>
          <w:tcPr>
            <w:tcW w:w="816" w:type="dxa"/>
            <w:shd w:val="clear" w:color="auto" w:fill="FFFFFF"/>
            <w:noWrap/>
            <w:vAlign w:val="center"/>
          </w:tcPr>
          <w:p w14:paraId="2F104B5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250</w:t>
            </w:r>
          </w:p>
        </w:tc>
        <w:tc>
          <w:tcPr>
            <w:tcW w:w="818" w:type="dxa"/>
            <w:shd w:val="clear" w:color="auto" w:fill="FFFFFF"/>
            <w:noWrap/>
            <w:vAlign w:val="center"/>
          </w:tcPr>
          <w:p w14:paraId="4BD74AF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375</w:t>
            </w:r>
          </w:p>
        </w:tc>
        <w:tc>
          <w:tcPr>
            <w:tcW w:w="876" w:type="dxa"/>
            <w:shd w:val="clear" w:color="auto" w:fill="FFFFFF"/>
            <w:noWrap/>
            <w:vAlign w:val="center"/>
          </w:tcPr>
          <w:p w14:paraId="728720B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2900</w:t>
            </w:r>
          </w:p>
        </w:tc>
        <w:tc>
          <w:tcPr>
            <w:tcW w:w="876" w:type="dxa"/>
            <w:shd w:val="clear" w:color="auto" w:fill="FFFFFF"/>
            <w:noWrap/>
            <w:vAlign w:val="center"/>
          </w:tcPr>
          <w:p w14:paraId="22D1971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7250</w:t>
            </w:r>
          </w:p>
        </w:tc>
        <w:tc>
          <w:tcPr>
            <w:tcW w:w="951" w:type="dxa"/>
            <w:shd w:val="clear" w:color="auto" w:fill="FFFFFF"/>
            <w:noWrap/>
            <w:vAlign w:val="center"/>
          </w:tcPr>
          <w:p w14:paraId="11F68729">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10875</w:t>
            </w:r>
          </w:p>
        </w:tc>
      </w:tr>
      <w:tr w14:paraId="2050E230">
        <w:tblPrEx>
          <w:tblCellMar>
            <w:top w:w="0" w:type="dxa"/>
            <w:left w:w="108" w:type="dxa"/>
            <w:bottom w:w="0" w:type="dxa"/>
            <w:right w:w="108" w:type="dxa"/>
          </w:tblCellMar>
        </w:tblPrEx>
        <w:trPr>
          <w:trHeight w:val="643" w:hRule="atLeast"/>
        </w:trPr>
        <w:tc>
          <w:tcPr>
            <w:tcW w:w="0" w:type="auto"/>
            <w:vMerge w:val="continue"/>
            <w:vAlign w:val="center"/>
          </w:tcPr>
          <w:p w14:paraId="69206159">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EEF5FA" w:themeFill="accent1" w:themeFillTint="19"/>
            <w:noWrap/>
            <w:vAlign w:val="center"/>
          </w:tcPr>
          <w:p w14:paraId="3EACAA29">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基础功能</w:t>
            </w:r>
          </w:p>
        </w:tc>
        <w:tc>
          <w:tcPr>
            <w:tcW w:w="816" w:type="dxa"/>
            <w:shd w:val="clear" w:color="auto" w:fill="EEF5FA" w:themeFill="accent1" w:themeFillTint="19"/>
            <w:noWrap/>
            <w:vAlign w:val="center"/>
          </w:tcPr>
          <w:p w14:paraId="191983F3">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49</w:t>
            </w:r>
          </w:p>
        </w:tc>
        <w:tc>
          <w:tcPr>
            <w:tcW w:w="816" w:type="dxa"/>
            <w:shd w:val="clear" w:color="auto" w:fill="EEF5FA" w:themeFill="accent1" w:themeFillTint="19"/>
            <w:noWrap/>
            <w:vAlign w:val="center"/>
          </w:tcPr>
          <w:p w14:paraId="15118FC2">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30</w:t>
            </w:r>
          </w:p>
        </w:tc>
        <w:tc>
          <w:tcPr>
            <w:tcW w:w="816" w:type="dxa"/>
            <w:shd w:val="clear" w:color="auto" w:fill="EEF5FA" w:themeFill="accent1" w:themeFillTint="19"/>
            <w:noWrap/>
            <w:vAlign w:val="center"/>
          </w:tcPr>
          <w:p w14:paraId="7FD5073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1200</w:t>
            </w:r>
          </w:p>
        </w:tc>
        <w:tc>
          <w:tcPr>
            <w:tcW w:w="816" w:type="dxa"/>
            <w:shd w:val="clear" w:color="auto" w:fill="EEF5FA" w:themeFill="accent1" w:themeFillTint="19"/>
            <w:noWrap/>
            <w:vAlign w:val="center"/>
          </w:tcPr>
          <w:p w14:paraId="797CAFA0">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2610</w:t>
            </w:r>
          </w:p>
        </w:tc>
        <w:tc>
          <w:tcPr>
            <w:tcW w:w="818" w:type="dxa"/>
            <w:shd w:val="clear" w:color="auto" w:fill="EEF5FA" w:themeFill="accent1" w:themeFillTint="19"/>
            <w:noWrap/>
            <w:vAlign w:val="center"/>
          </w:tcPr>
          <w:p w14:paraId="0DE88E6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4268</w:t>
            </w:r>
          </w:p>
        </w:tc>
        <w:tc>
          <w:tcPr>
            <w:tcW w:w="876" w:type="dxa"/>
            <w:shd w:val="clear" w:color="auto" w:fill="EEF5FA" w:themeFill="accent1" w:themeFillTint="19"/>
            <w:noWrap/>
            <w:vAlign w:val="center"/>
          </w:tcPr>
          <w:p w14:paraId="71C51B8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22800</w:t>
            </w:r>
          </w:p>
        </w:tc>
        <w:tc>
          <w:tcPr>
            <w:tcW w:w="876" w:type="dxa"/>
            <w:shd w:val="clear" w:color="auto" w:fill="EEF5FA" w:themeFill="accent1" w:themeFillTint="19"/>
            <w:noWrap/>
            <w:vAlign w:val="center"/>
          </w:tcPr>
          <w:p w14:paraId="6BDCBA0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49590</w:t>
            </w:r>
          </w:p>
        </w:tc>
        <w:tc>
          <w:tcPr>
            <w:tcW w:w="951" w:type="dxa"/>
            <w:shd w:val="clear" w:color="auto" w:fill="EEF5FA" w:themeFill="accent1" w:themeFillTint="19"/>
            <w:noWrap/>
            <w:vAlign w:val="center"/>
          </w:tcPr>
          <w:p w14:paraId="2FAFAF74">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81092</w:t>
            </w:r>
          </w:p>
        </w:tc>
      </w:tr>
      <w:tr w14:paraId="35207E2A">
        <w:tblPrEx>
          <w:tblCellMar>
            <w:top w:w="0" w:type="dxa"/>
            <w:left w:w="108" w:type="dxa"/>
            <w:bottom w:w="0" w:type="dxa"/>
            <w:right w:w="108" w:type="dxa"/>
          </w:tblCellMar>
        </w:tblPrEx>
        <w:trPr>
          <w:trHeight w:val="333" w:hRule="atLeast"/>
        </w:trPr>
        <w:tc>
          <w:tcPr>
            <w:tcW w:w="0" w:type="auto"/>
            <w:vMerge w:val="continue"/>
            <w:vAlign w:val="center"/>
          </w:tcPr>
          <w:p w14:paraId="4EBEA377">
            <w:pPr>
              <w:spacing w:line="300" w:lineRule="auto"/>
              <w:ind w:firstLine="0" w:firstLineChars="0"/>
              <w:jc w:val="center"/>
              <w:rPr>
                <w:rFonts w:ascii="Times New Roman" w:hAnsi="Times New Roman" w:eastAsia="等线" w:cs="Times New Roman"/>
                <w:color w:val="000000"/>
                <w:kern w:val="2"/>
                <w:szCs w:val="21"/>
              </w:rPr>
            </w:pPr>
          </w:p>
        </w:tc>
        <w:tc>
          <w:tcPr>
            <w:tcW w:w="878" w:type="dxa"/>
            <w:shd w:val="clear" w:color="auto" w:fill="FFFFFF"/>
            <w:noWrap/>
            <w:vAlign w:val="center"/>
          </w:tcPr>
          <w:p w14:paraId="4CB3A93F">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合计</w:t>
            </w:r>
          </w:p>
        </w:tc>
        <w:tc>
          <w:tcPr>
            <w:tcW w:w="816" w:type="dxa"/>
            <w:shd w:val="clear" w:color="auto" w:fill="FFFFFF"/>
            <w:noWrap/>
            <w:vAlign w:val="center"/>
          </w:tcPr>
          <w:p w14:paraId="37BDD312">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6B937A0A">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072F9549">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shd w:val="clear" w:color="auto" w:fill="FFFFFF"/>
            <w:noWrap/>
            <w:vAlign w:val="center"/>
          </w:tcPr>
          <w:p w14:paraId="5807E309">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8" w:type="dxa"/>
            <w:shd w:val="clear" w:color="auto" w:fill="FFFFFF"/>
            <w:noWrap/>
            <w:vAlign w:val="center"/>
          </w:tcPr>
          <w:p w14:paraId="733CCBD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76" w:type="dxa"/>
            <w:shd w:val="clear" w:color="auto" w:fill="FFFFFF"/>
            <w:noWrap/>
            <w:vAlign w:val="center"/>
          </w:tcPr>
          <w:p w14:paraId="73AAA27F">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35850</w:t>
            </w:r>
          </w:p>
        </w:tc>
        <w:tc>
          <w:tcPr>
            <w:tcW w:w="876" w:type="dxa"/>
            <w:shd w:val="clear" w:color="auto" w:fill="FFFFFF"/>
            <w:noWrap/>
            <w:vAlign w:val="center"/>
          </w:tcPr>
          <w:p w14:paraId="17D6ED91">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81490</w:t>
            </w:r>
          </w:p>
        </w:tc>
        <w:tc>
          <w:tcPr>
            <w:tcW w:w="951" w:type="dxa"/>
            <w:shd w:val="clear" w:color="auto" w:fill="FFFFFF"/>
            <w:noWrap/>
            <w:vAlign w:val="center"/>
          </w:tcPr>
          <w:p w14:paraId="734CDCC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134017</w:t>
            </w:r>
          </w:p>
        </w:tc>
      </w:tr>
      <w:tr w14:paraId="415AB0B0">
        <w:tblPrEx>
          <w:tblCellMar>
            <w:top w:w="0" w:type="dxa"/>
            <w:left w:w="108" w:type="dxa"/>
            <w:bottom w:w="0" w:type="dxa"/>
            <w:right w:w="108" w:type="dxa"/>
          </w:tblCellMar>
        </w:tblPrEx>
        <w:trPr>
          <w:trHeight w:val="333" w:hRule="atLeast"/>
        </w:trPr>
        <w:tc>
          <w:tcPr>
            <w:tcW w:w="1229" w:type="dxa"/>
            <w:tcBorders>
              <w:top w:val="nil"/>
              <w:left w:val="nil"/>
              <w:bottom w:val="single" w:color="5B9BD5" w:themeColor="accent1" w:sz="6" w:space="0"/>
              <w:right w:val="nil"/>
            </w:tcBorders>
            <w:shd w:val="clear" w:color="auto" w:fill="EEF5FA" w:themeFill="accent1" w:themeFillTint="19"/>
            <w:noWrap/>
            <w:vAlign w:val="center"/>
          </w:tcPr>
          <w:p w14:paraId="02B25C17">
            <w:pPr>
              <w:spacing w:line="300" w:lineRule="auto"/>
              <w:ind w:firstLine="0" w:firstLineChars="0"/>
              <w:jc w:val="center"/>
              <w:textAlignment w:val="bottom"/>
              <w:rPr>
                <w:rFonts w:ascii="Times New Roman" w:hAnsi="Times New Roman" w:eastAsia="等线" w:cs="Times New Roman"/>
                <w:color w:val="000000"/>
                <w:szCs w:val="21"/>
              </w:rPr>
            </w:pPr>
            <w:r>
              <w:rPr>
                <w:rFonts w:hint="eastAsia" w:ascii="Times New Roman" w:hAnsi="Times New Roman" w:eastAsia="等线" w:cs="Times New Roman"/>
                <w:color w:val="000000"/>
                <w:szCs w:val="21"/>
                <w:lang w:bidi="ar"/>
              </w:rPr>
              <w:t>广告佣金</w:t>
            </w:r>
          </w:p>
        </w:tc>
        <w:tc>
          <w:tcPr>
            <w:tcW w:w="878" w:type="dxa"/>
            <w:tcBorders>
              <w:top w:val="nil"/>
              <w:left w:val="nil"/>
              <w:bottom w:val="single" w:color="5B9BD5" w:themeColor="accent1" w:sz="6" w:space="0"/>
              <w:right w:val="nil"/>
            </w:tcBorders>
            <w:shd w:val="clear" w:color="auto" w:fill="EEF5FA" w:themeFill="accent1" w:themeFillTint="19"/>
            <w:noWrap/>
            <w:vAlign w:val="center"/>
          </w:tcPr>
          <w:p w14:paraId="48B3E26A">
            <w:pPr>
              <w:spacing w:line="300" w:lineRule="auto"/>
              <w:ind w:firstLine="0" w:firstLineChars="0"/>
              <w:jc w:val="center"/>
              <w:rPr>
                <w:rFonts w:ascii="Times New Roman" w:hAnsi="Times New Roman" w:eastAsia="等线" w:cs="Times New Roman"/>
                <w:color w:val="000000"/>
                <w:szCs w:val="21"/>
              </w:rPr>
            </w:pPr>
          </w:p>
        </w:tc>
        <w:tc>
          <w:tcPr>
            <w:tcW w:w="816" w:type="dxa"/>
            <w:tcBorders>
              <w:top w:val="nil"/>
              <w:left w:val="nil"/>
              <w:bottom w:val="single" w:color="5B9BD5" w:themeColor="accent1" w:sz="6" w:space="0"/>
              <w:right w:val="nil"/>
            </w:tcBorders>
            <w:shd w:val="clear" w:color="auto" w:fill="EEF5FA" w:themeFill="accent1" w:themeFillTint="19"/>
            <w:noWrap/>
            <w:vAlign w:val="center"/>
          </w:tcPr>
          <w:p w14:paraId="233B403B">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tcBorders>
              <w:top w:val="nil"/>
              <w:left w:val="nil"/>
              <w:bottom w:val="single" w:color="5B9BD5" w:themeColor="accent1" w:sz="6" w:space="0"/>
              <w:right w:val="nil"/>
            </w:tcBorders>
            <w:shd w:val="clear" w:color="auto" w:fill="EEF5FA" w:themeFill="accent1" w:themeFillTint="19"/>
            <w:noWrap/>
            <w:vAlign w:val="center"/>
          </w:tcPr>
          <w:p w14:paraId="04FBE2D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tcBorders>
              <w:top w:val="nil"/>
              <w:left w:val="nil"/>
              <w:bottom w:val="single" w:color="5B9BD5" w:themeColor="accent1" w:sz="6" w:space="0"/>
              <w:right w:val="nil"/>
            </w:tcBorders>
            <w:shd w:val="clear" w:color="auto" w:fill="EEF5FA" w:themeFill="accent1" w:themeFillTint="19"/>
            <w:noWrap/>
            <w:vAlign w:val="center"/>
          </w:tcPr>
          <w:p w14:paraId="3F4EE14D">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6" w:type="dxa"/>
            <w:tcBorders>
              <w:top w:val="nil"/>
              <w:left w:val="nil"/>
              <w:bottom w:val="single" w:color="5B9BD5" w:themeColor="accent1" w:sz="6" w:space="0"/>
              <w:right w:val="nil"/>
            </w:tcBorders>
            <w:shd w:val="clear" w:color="auto" w:fill="EEF5FA" w:themeFill="accent1" w:themeFillTint="19"/>
            <w:noWrap/>
            <w:vAlign w:val="center"/>
          </w:tcPr>
          <w:p w14:paraId="7253FD2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18" w:type="dxa"/>
            <w:tcBorders>
              <w:top w:val="nil"/>
              <w:left w:val="nil"/>
              <w:bottom w:val="single" w:color="5B9BD5" w:themeColor="accent1" w:sz="6" w:space="0"/>
              <w:right w:val="nil"/>
            </w:tcBorders>
            <w:shd w:val="clear" w:color="auto" w:fill="EEF5FA" w:themeFill="accent1" w:themeFillTint="19"/>
            <w:noWrap/>
            <w:vAlign w:val="center"/>
          </w:tcPr>
          <w:p w14:paraId="0F811EE8">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w:t>
            </w:r>
          </w:p>
        </w:tc>
        <w:tc>
          <w:tcPr>
            <w:tcW w:w="876" w:type="dxa"/>
            <w:tcBorders>
              <w:top w:val="nil"/>
              <w:left w:val="nil"/>
              <w:bottom w:val="single" w:color="5B9BD5" w:themeColor="accent1" w:sz="6" w:space="0"/>
              <w:right w:val="nil"/>
            </w:tcBorders>
            <w:shd w:val="clear" w:color="auto" w:fill="EEF5FA" w:themeFill="accent1" w:themeFillTint="19"/>
            <w:noWrap/>
            <w:vAlign w:val="center"/>
          </w:tcPr>
          <w:p w14:paraId="66709D67">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0</w:t>
            </w:r>
          </w:p>
        </w:tc>
        <w:tc>
          <w:tcPr>
            <w:tcW w:w="876" w:type="dxa"/>
            <w:tcBorders>
              <w:top w:val="nil"/>
              <w:left w:val="nil"/>
              <w:bottom w:val="single" w:color="5B9BD5" w:themeColor="accent1" w:sz="6" w:space="0"/>
              <w:right w:val="nil"/>
            </w:tcBorders>
            <w:shd w:val="clear" w:color="auto" w:fill="EEF5FA" w:themeFill="accent1" w:themeFillTint="19"/>
            <w:noWrap/>
            <w:vAlign w:val="center"/>
          </w:tcPr>
          <w:p w14:paraId="21D0219E">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20000</w:t>
            </w:r>
          </w:p>
        </w:tc>
        <w:tc>
          <w:tcPr>
            <w:tcW w:w="951" w:type="dxa"/>
            <w:tcBorders>
              <w:top w:val="nil"/>
              <w:left w:val="nil"/>
              <w:bottom w:val="single" w:color="5B9BD5" w:themeColor="accent1" w:sz="6" w:space="0"/>
              <w:right w:val="nil"/>
            </w:tcBorders>
            <w:shd w:val="clear" w:color="auto" w:fill="EEF5FA" w:themeFill="accent1" w:themeFillTint="19"/>
            <w:noWrap/>
            <w:vAlign w:val="center"/>
          </w:tcPr>
          <w:p w14:paraId="19C0F03C">
            <w:pPr>
              <w:spacing w:line="300" w:lineRule="auto"/>
              <w:ind w:firstLine="0" w:firstLineChars="0"/>
              <w:jc w:val="center"/>
              <w:textAlignment w:val="bottom"/>
              <w:rPr>
                <w:rFonts w:ascii="Times New Roman" w:hAnsi="Times New Roman" w:eastAsia="等线" w:cs="Times New Roman"/>
                <w:color w:val="000000"/>
                <w:szCs w:val="21"/>
              </w:rPr>
            </w:pPr>
            <w:r>
              <w:rPr>
                <w:rFonts w:ascii="Times New Roman" w:hAnsi="Times New Roman" w:eastAsia="等线" w:cs="Times New Roman"/>
                <w:color w:val="000000"/>
                <w:szCs w:val="21"/>
                <w:lang w:bidi="ar"/>
              </w:rPr>
              <w:t>50000</w:t>
            </w:r>
          </w:p>
        </w:tc>
      </w:tr>
    </w:tbl>
    <w:p w14:paraId="77B84C0B">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通过预测</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贡献毛益增长显著，2026-2028年增长110.6%，高端版利润率达48.3%；VR陪伴系统标准版销量最高但利润率较低为58%；订阅服务中基础功能用户规模扩张最快，2028年预计达4268单，但语言定制服务的单位贡献毛益更高。</w:t>
      </w:r>
    </w:p>
    <w:p w14:paraId="60DDB9ED">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由表6.</w:t>
      </w:r>
      <w:r>
        <w:rPr>
          <w:rFonts w:ascii="宋体" w:hAnsi="宋体" w:cs="宋体"/>
          <w:color w:val="000000" w:themeColor="text1"/>
          <w:szCs w:val="21"/>
          <w14:textFill>
            <w14:solidFill>
              <w14:schemeClr w14:val="tx1"/>
            </w14:solidFill>
          </w14:textFill>
        </w:rPr>
        <w:t>3</w:t>
      </w:r>
      <w:r>
        <w:rPr>
          <w:rFonts w:hint="eastAsia" w:ascii="宋体" w:hAnsi="宋体" w:cs="宋体"/>
          <w:color w:val="000000" w:themeColor="text1"/>
          <w:szCs w:val="21"/>
          <w14:textFill>
            <w14:solidFill>
              <w14:schemeClr w14:val="tx1"/>
            </w14:solidFill>
          </w14:textFill>
        </w:rPr>
        <w:t>可知，VR陪伴系统的成本结构呈现阶梯式增长，标准版、进阶版和高端版的合计成本分别为420元、480元和690元。其中，高端版的成本较高（200元模型定制+170元主控板），但可支撑更高定价，提升毛利率。订阅服务的成本则主要来自维护与开发，语言定制和模型定制的合计成本分别为50元和70元，而基础功能成本最低（30元），适合作为低价引流服务，提高用户粘性后引导升级。</w:t>
      </w:r>
    </w:p>
    <w:p w14:paraId="0CAABD62">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从期间费用角度看，硬件销售（</w:t>
      </w:r>
      <w:r>
        <w:rPr>
          <w:rFonts w:ascii="宋体" w:hAnsi="宋体" w:cs="宋体"/>
          <w:color w:val="000000" w:themeColor="text1"/>
          <w:szCs w:val="21"/>
          <w14:textFill>
            <w14:solidFill>
              <w14:schemeClr w14:val="tx1"/>
            </w14:solidFill>
          </w14:textFill>
        </w:rPr>
        <w:t>AI</w:t>
      </w:r>
      <w:r>
        <w:rPr>
          <w:rFonts w:hint="eastAsia" w:ascii="宋体" w:hAnsi="宋体" w:cs="宋体"/>
          <w:color w:val="000000" w:themeColor="text1"/>
          <w:szCs w:val="21"/>
          <w14:textFill>
            <w14:solidFill>
              <w14:schemeClr w14:val="tx1"/>
            </w14:solidFill>
          </w14:textFill>
        </w:rPr>
        <w:t>语音交互心灵陪伴机器人）的固定成本（如代加工及物流费用）占比较高，需通过规模化生产降低单位成本。而订阅服务的边际成本较低，随着用户增长，利润率可快速提升。建议采取“硬件+订阅”组合盈利模式，硬件销售覆盖初期研发投入，订阅服务提供持续现金流，最终实现整体盈利优化。</w:t>
      </w:r>
    </w:p>
    <w:p w14:paraId="146C2298">
      <w:pPr>
        <w:widowControl w:val="0"/>
        <w:ind w:firstLine="0" w:firstLineChars="0"/>
        <w:jc w:val="center"/>
        <w:rPr>
          <w:color w:val="000000" w:themeColor="text1"/>
          <w14:textFill>
            <w14:solidFill>
              <w14:schemeClr w14:val="tx1"/>
            </w14:solidFill>
          </w14:textFill>
        </w:rPr>
      </w:pPr>
    </w:p>
    <w:p w14:paraId="549D4AED">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w:t>
      </w:r>
      <w:r>
        <w:rPr>
          <w:color w:val="000000" w:themeColor="text1"/>
          <w14:textFill>
            <w14:solidFill>
              <w14:schemeClr w14:val="tx1"/>
            </w14:solidFill>
          </w14:textFill>
        </w:rPr>
        <w:t xml:space="preserve">4 </w:t>
      </w:r>
      <w:r>
        <w:rPr>
          <w:rFonts w:ascii="Times New Roman" w:hAnsi="Times New Roman" w:eastAsia="等线" w:cs="Times New Roman"/>
          <w:color w:val="000000"/>
          <w:szCs w:val="21"/>
          <w:lang w:bidi="ar"/>
        </w:rPr>
        <w:t>AI</w:t>
      </w:r>
      <w:r>
        <w:rPr>
          <w:rFonts w:hint="eastAsia"/>
          <w:color w:val="000000" w:themeColor="text1"/>
          <w14:textFill>
            <w14:solidFill>
              <w14:schemeClr w14:val="tx1"/>
            </w14:solidFill>
          </w14:textFill>
        </w:rPr>
        <w:t>语音交互心灵陪伴机器人成本构成</w:t>
      </w:r>
    </w:p>
    <w:tbl>
      <w:tblPr>
        <w:tblStyle w:val="23"/>
        <w:tblW w:w="8820" w:type="dxa"/>
        <w:jc w:val="center"/>
        <w:tblLayout w:type="autofit"/>
        <w:tblCellMar>
          <w:top w:w="0" w:type="dxa"/>
          <w:left w:w="108" w:type="dxa"/>
          <w:bottom w:w="0" w:type="dxa"/>
          <w:right w:w="108" w:type="dxa"/>
        </w:tblCellMar>
      </w:tblPr>
      <w:tblGrid>
        <w:gridCol w:w="3932"/>
        <w:gridCol w:w="1629"/>
        <w:gridCol w:w="1629"/>
        <w:gridCol w:w="1630"/>
      </w:tblGrid>
      <w:tr w14:paraId="280F2A6E">
        <w:tblPrEx>
          <w:tblCellMar>
            <w:top w:w="0" w:type="dxa"/>
            <w:left w:w="108" w:type="dxa"/>
            <w:bottom w:w="0" w:type="dxa"/>
            <w:right w:w="108" w:type="dxa"/>
          </w:tblCellMar>
        </w:tblPrEx>
        <w:trPr>
          <w:trHeight w:val="342" w:hRule="atLeast"/>
          <w:jc w:val="center"/>
        </w:trPr>
        <w:tc>
          <w:tcPr>
            <w:tcW w:w="8820" w:type="dxa"/>
            <w:gridSpan w:val="4"/>
            <w:shd w:val="clear" w:color="auto" w:fill="5B9BD5" w:themeFill="accent1"/>
            <w:noWrap/>
            <w:vAlign w:val="center"/>
          </w:tcPr>
          <w:p w14:paraId="760B933B">
            <w:pPr>
              <w:ind w:firstLine="0" w:firstLineChars="0"/>
              <w:jc w:val="center"/>
              <w:textAlignment w:val="center"/>
              <w:rPr>
                <w:rFonts w:ascii="Times New Roman" w:hAnsi="Times New Roman" w:cs="Times New Roman"/>
                <w:b/>
                <w:color w:val="FFFFFF"/>
                <w:szCs w:val="21"/>
              </w:rPr>
            </w:pPr>
            <w:r>
              <w:rPr>
                <w:rFonts w:ascii="Times New Roman" w:hAnsi="Times New Roman" w:cs="Times New Roman"/>
                <w:b/>
                <w:color w:val="FFFFFF"/>
                <w:szCs w:val="21"/>
                <w:lang w:bidi="ar"/>
              </w:rPr>
              <w:t>AI</w:t>
            </w:r>
            <w:r>
              <w:rPr>
                <w:rFonts w:hint="eastAsia" w:ascii="Times New Roman" w:hAnsi="Times New Roman" w:cs="Times New Roman"/>
                <w:b/>
                <w:color w:val="FFFFFF"/>
                <w:szCs w:val="21"/>
                <w:lang w:bidi="ar"/>
              </w:rPr>
              <w:t>语音交互心灵陪伴机器人</w:t>
            </w:r>
          </w:p>
        </w:tc>
      </w:tr>
      <w:tr w14:paraId="789A8484">
        <w:tblPrEx>
          <w:tblCellMar>
            <w:top w:w="0" w:type="dxa"/>
            <w:left w:w="108" w:type="dxa"/>
            <w:bottom w:w="0" w:type="dxa"/>
            <w:right w:w="108" w:type="dxa"/>
          </w:tblCellMar>
        </w:tblPrEx>
        <w:trPr>
          <w:trHeight w:val="342" w:hRule="atLeast"/>
          <w:jc w:val="center"/>
        </w:trPr>
        <w:tc>
          <w:tcPr>
            <w:tcW w:w="0" w:type="auto"/>
            <w:shd w:val="clear" w:color="auto" w:fill="FFFFFF"/>
            <w:noWrap/>
            <w:vAlign w:val="center"/>
          </w:tcPr>
          <w:p w14:paraId="3AE2C811">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成本结构</w:t>
            </w:r>
          </w:p>
        </w:tc>
        <w:tc>
          <w:tcPr>
            <w:tcW w:w="0" w:type="auto"/>
            <w:shd w:val="clear" w:color="auto" w:fill="FFFFFF"/>
            <w:noWrap/>
            <w:vAlign w:val="center"/>
          </w:tcPr>
          <w:p w14:paraId="3B4A6111">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标准版</w:t>
            </w:r>
          </w:p>
        </w:tc>
        <w:tc>
          <w:tcPr>
            <w:tcW w:w="0" w:type="auto"/>
            <w:shd w:val="clear" w:color="auto" w:fill="FFFFFF"/>
            <w:noWrap/>
            <w:vAlign w:val="center"/>
          </w:tcPr>
          <w:p w14:paraId="6275CE33">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进阶版</w:t>
            </w:r>
          </w:p>
        </w:tc>
        <w:tc>
          <w:tcPr>
            <w:tcW w:w="0" w:type="auto"/>
            <w:shd w:val="clear" w:color="auto" w:fill="FFFFFF"/>
            <w:noWrap/>
            <w:vAlign w:val="center"/>
          </w:tcPr>
          <w:p w14:paraId="4DFEA6CA">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高端版</w:t>
            </w:r>
          </w:p>
        </w:tc>
      </w:tr>
      <w:tr w14:paraId="755AD017">
        <w:tblPrEx>
          <w:tblCellMar>
            <w:top w:w="0" w:type="dxa"/>
            <w:left w:w="108" w:type="dxa"/>
            <w:bottom w:w="0" w:type="dxa"/>
            <w:right w:w="108" w:type="dxa"/>
          </w:tblCellMar>
        </w:tblPrEx>
        <w:trPr>
          <w:trHeight w:val="342" w:hRule="atLeast"/>
          <w:jc w:val="center"/>
        </w:trPr>
        <w:tc>
          <w:tcPr>
            <w:tcW w:w="0" w:type="auto"/>
            <w:shd w:val="clear" w:color="auto" w:fill="EEF5FA" w:themeFill="accent1" w:themeFillTint="19"/>
            <w:noWrap/>
            <w:vAlign w:val="center"/>
          </w:tcPr>
          <w:p w14:paraId="66B4CE23">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主控板</w:t>
            </w:r>
          </w:p>
        </w:tc>
        <w:tc>
          <w:tcPr>
            <w:tcW w:w="0" w:type="auto"/>
            <w:shd w:val="clear" w:color="auto" w:fill="EEF5FA" w:themeFill="accent1" w:themeFillTint="19"/>
            <w:noWrap/>
            <w:vAlign w:val="center"/>
          </w:tcPr>
          <w:p w14:paraId="37855372">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150</w:t>
            </w:r>
          </w:p>
        </w:tc>
        <w:tc>
          <w:tcPr>
            <w:tcW w:w="0" w:type="auto"/>
            <w:shd w:val="clear" w:color="auto" w:fill="EEF5FA" w:themeFill="accent1" w:themeFillTint="19"/>
            <w:noWrap/>
            <w:vAlign w:val="center"/>
          </w:tcPr>
          <w:p w14:paraId="42B105AE">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160</w:t>
            </w:r>
          </w:p>
        </w:tc>
        <w:tc>
          <w:tcPr>
            <w:tcW w:w="0" w:type="auto"/>
            <w:shd w:val="clear" w:color="auto" w:fill="EEF5FA" w:themeFill="accent1" w:themeFillTint="19"/>
            <w:noWrap/>
            <w:vAlign w:val="center"/>
          </w:tcPr>
          <w:p w14:paraId="3740A81C">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170</w:t>
            </w:r>
          </w:p>
        </w:tc>
      </w:tr>
      <w:tr w14:paraId="7C878213">
        <w:tblPrEx>
          <w:tblCellMar>
            <w:top w:w="0" w:type="dxa"/>
            <w:left w:w="108" w:type="dxa"/>
            <w:bottom w:w="0" w:type="dxa"/>
            <w:right w:w="108" w:type="dxa"/>
          </w:tblCellMar>
        </w:tblPrEx>
        <w:trPr>
          <w:trHeight w:val="342" w:hRule="atLeast"/>
          <w:jc w:val="center"/>
        </w:trPr>
        <w:tc>
          <w:tcPr>
            <w:tcW w:w="0" w:type="auto"/>
            <w:shd w:val="clear" w:color="auto" w:fill="FFFFFF"/>
            <w:noWrap/>
            <w:vAlign w:val="center"/>
          </w:tcPr>
          <w:p w14:paraId="6ACBBA0A">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语音定制</w:t>
            </w:r>
          </w:p>
        </w:tc>
        <w:tc>
          <w:tcPr>
            <w:tcW w:w="0" w:type="auto"/>
            <w:shd w:val="clear" w:color="auto" w:fill="FFFFFF"/>
            <w:noWrap/>
            <w:vAlign w:val="center"/>
          </w:tcPr>
          <w:p w14:paraId="48627BE7">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0</w:t>
            </w:r>
          </w:p>
        </w:tc>
        <w:tc>
          <w:tcPr>
            <w:tcW w:w="0" w:type="auto"/>
            <w:shd w:val="clear" w:color="auto" w:fill="FFFFFF"/>
            <w:noWrap/>
            <w:vAlign w:val="center"/>
          </w:tcPr>
          <w:p w14:paraId="7184199C">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50</w:t>
            </w:r>
          </w:p>
        </w:tc>
        <w:tc>
          <w:tcPr>
            <w:tcW w:w="0" w:type="auto"/>
            <w:shd w:val="clear" w:color="auto" w:fill="FFFFFF"/>
            <w:noWrap/>
            <w:vAlign w:val="center"/>
          </w:tcPr>
          <w:p w14:paraId="768058EF">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50</w:t>
            </w:r>
          </w:p>
        </w:tc>
      </w:tr>
      <w:tr w14:paraId="63594C38">
        <w:tblPrEx>
          <w:tblCellMar>
            <w:top w:w="0" w:type="dxa"/>
            <w:left w:w="108" w:type="dxa"/>
            <w:bottom w:w="0" w:type="dxa"/>
            <w:right w:w="108" w:type="dxa"/>
          </w:tblCellMar>
        </w:tblPrEx>
        <w:trPr>
          <w:trHeight w:val="342" w:hRule="atLeast"/>
          <w:jc w:val="center"/>
        </w:trPr>
        <w:tc>
          <w:tcPr>
            <w:tcW w:w="0" w:type="auto"/>
            <w:shd w:val="clear" w:color="auto" w:fill="EEF5FA" w:themeFill="accent1" w:themeFillTint="19"/>
            <w:noWrap/>
            <w:vAlign w:val="center"/>
          </w:tcPr>
          <w:p w14:paraId="31D0CD9F">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模型定制</w:t>
            </w:r>
          </w:p>
        </w:tc>
        <w:tc>
          <w:tcPr>
            <w:tcW w:w="0" w:type="auto"/>
            <w:shd w:val="clear" w:color="auto" w:fill="EEF5FA" w:themeFill="accent1" w:themeFillTint="19"/>
            <w:noWrap/>
            <w:vAlign w:val="center"/>
          </w:tcPr>
          <w:p w14:paraId="524E40B0">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0</w:t>
            </w:r>
          </w:p>
        </w:tc>
        <w:tc>
          <w:tcPr>
            <w:tcW w:w="0" w:type="auto"/>
            <w:shd w:val="clear" w:color="auto" w:fill="EEF5FA" w:themeFill="accent1" w:themeFillTint="19"/>
            <w:noWrap/>
            <w:vAlign w:val="center"/>
          </w:tcPr>
          <w:p w14:paraId="3E24EBEB">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0</w:t>
            </w:r>
          </w:p>
        </w:tc>
        <w:tc>
          <w:tcPr>
            <w:tcW w:w="0" w:type="auto"/>
            <w:shd w:val="clear" w:color="auto" w:fill="EEF5FA" w:themeFill="accent1" w:themeFillTint="19"/>
            <w:noWrap/>
            <w:vAlign w:val="center"/>
          </w:tcPr>
          <w:p w14:paraId="7937C36F">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200</w:t>
            </w:r>
          </w:p>
        </w:tc>
      </w:tr>
      <w:tr w14:paraId="306B51F0">
        <w:tblPrEx>
          <w:tblCellMar>
            <w:top w:w="0" w:type="dxa"/>
            <w:left w:w="108" w:type="dxa"/>
            <w:bottom w:w="0" w:type="dxa"/>
            <w:right w:w="108" w:type="dxa"/>
          </w:tblCellMar>
        </w:tblPrEx>
        <w:trPr>
          <w:trHeight w:val="342" w:hRule="atLeast"/>
          <w:jc w:val="center"/>
        </w:trPr>
        <w:tc>
          <w:tcPr>
            <w:tcW w:w="0" w:type="auto"/>
            <w:shd w:val="clear" w:color="auto" w:fill="FFFFFF"/>
            <w:noWrap/>
            <w:vAlign w:val="center"/>
          </w:tcPr>
          <w:p w14:paraId="51E832D2">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屏幕加硬件连接</w:t>
            </w:r>
            <w:r>
              <w:rPr>
                <w:rFonts w:ascii="Times New Roman" w:hAnsi="Times New Roman" w:cs="Times New Roman"/>
                <w:color w:val="000000"/>
                <w:szCs w:val="21"/>
                <w:lang w:bidi="ar"/>
              </w:rPr>
              <w:t>pcb</w:t>
            </w:r>
          </w:p>
        </w:tc>
        <w:tc>
          <w:tcPr>
            <w:tcW w:w="0" w:type="auto"/>
            <w:shd w:val="clear" w:color="auto" w:fill="FFFFFF"/>
            <w:noWrap/>
            <w:vAlign w:val="center"/>
          </w:tcPr>
          <w:p w14:paraId="7E1C9BD4">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200</w:t>
            </w:r>
          </w:p>
        </w:tc>
        <w:tc>
          <w:tcPr>
            <w:tcW w:w="0" w:type="auto"/>
            <w:shd w:val="clear" w:color="auto" w:fill="FFFFFF"/>
            <w:noWrap/>
            <w:vAlign w:val="center"/>
          </w:tcPr>
          <w:p w14:paraId="32F850CA">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200</w:t>
            </w:r>
          </w:p>
        </w:tc>
        <w:tc>
          <w:tcPr>
            <w:tcW w:w="0" w:type="auto"/>
            <w:shd w:val="clear" w:color="auto" w:fill="FFFFFF"/>
            <w:noWrap/>
            <w:vAlign w:val="center"/>
          </w:tcPr>
          <w:p w14:paraId="0E0FEF2E">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200</w:t>
            </w:r>
          </w:p>
        </w:tc>
      </w:tr>
      <w:tr w14:paraId="43F4EE35">
        <w:tblPrEx>
          <w:tblCellMar>
            <w:top w:w="0" w:type="dxa"/>
            <w:left w:w="108" w:type="dxa"/>
            <w:bottom w:w="0" w:type="dxa"/>
            <w:right w:w="108" w:type="dxa"/>
          </w:tblCellMar>
        </w:tblPrEx>
        <w:trPr>
          <w:trHeight w:val="342" w:hRule="atLeast"/>
          <w:jc w:val="center"/>
        </w:trPr>
        <w:tc>
          <w:tcPr>
            <w:tcW w:w="0" w:type="auto"/>
            <w:shd w:val="clear" w:color="auto" w:fill="EEF5FA" w:themeFill="accent1" w:themeFillTint="19"/>
            <w:noWrap/>
            <w:vAlign w:val="center"/>
          </w:tcPr>
          <w:p w14:paraId="7C7DA7D6">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合计成本</w:t>
            </w:r>
          </w:p>
        </w:tc>
        <w:tc>
          <w:tcPr>
            <w:tcW w:w="0" w:type="auto"/>
            <w:shd w:val="clear" w:color="auto" w:fill="EEF5FA" w:themeFill="accent1" w:themeFillTint="19"/>
            <w:noWrap/>
            <w:vAlign w:val="center"/>
          </w:tcPr>
          <w:p w14:paraId="4C8B9964">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70</w:t>
            </w:r>
          </w:p>
        </w:tc>
        <w:tc>
          <w:tcPr>
            <w:tcW w:w="0" w:type="auto"/>
            <w:shd w:val="clear" w:color="auto" w:fill="EEF5FA" w:themeFill="accent1" w:themeFillTint="19"/>
            <w:noWrap/>
            <w:vAlign w:val="center"/>
          </w:tcPr>
          <w:p w14:paraId="69FA56F8">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70</w:t>
            </w:r>
          </w:p>
        </w:tc>
        <w:tc>
          <w:tcPr>
            <w:tcW w:w="0" w:type="auto"/>
            <w:shd w:val="clear" w:color="auto" w:fill="EEF5FA" w:themeFill="accent1" w:themeFillTint="19"/>
            <w:noWrap/>
            <w:vAlign w:val="center"/>
          </w:tcPr>
          <w:p w14:paraId="65661A8F">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70</w:t>
            </w:r>
          </w:p>
        </w:tc>
      </w:tr>
      <w:tr w14:paraId="6A85FF0E">
        <w:tblPrEx>
          <w:tblCellMar>
            <w:top w:w="0" w:type="dxa"/>
            <w:left w:w="108" w:type="dxa"/>
            <w:bottom w:w="0" w:type="dxa"/>
            <w:right w:w="108" w:type="dxa"/>
          </w:tblCellMar>
        </w:tblPrEx>
        <w:trPr>
          <w:trHeight w:val="358" w:hRule="atLeast"/>
          <w:jc w:val="center"/>
        </w:trPr>
        <w:tc>
          <w:tcPr>
            <w:tcW w:w="0" w:type="auto"/>
            <w:tcBorders>
              <w:top w:val="nil"/>
              <w:left w:val="nil"/>
              <w:bottom w:val="single" w:color="5B9BD5" w:themeColor="accent1" w:sz="6" w:space="0"/>
              <w:right w:val="nil"/>
            </w:tcBorders>
            <w:shd w:val="clear" w:color="auto" w:fill="FFFFFF"/>
            <w:noWrap/>
            <w:vAlign w:val="center"/>
          </w:tcPr>
          <w:p w14:paraId="509510B1">
            <w:pPr>
              <w:ind w:firstLine="0" w:firstLineChars="0"/>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代加工及物流费用</w:t>
            </w:r>
          </w:p>
        </w:tc>
        <w:tc>
          <w:tcPr>
            <w:tcW w:w="0" w:type="auto"/>
            <w:tcBorders>
              <w:top w:val="nil"/>
              <w:left w:val="nil"/>
              <w:bottom w:val="single" w:color="5B9BD5" w:themeColor="accent1" w:sz="6" w:space="0"/>
              <w:right w:val="nil"/>
            </w:tcBorders>
            <w:shd w:val="clear" w:color="auto" w:fill="FFFFFF"/>
            <w:noWrap/>
            <w:vAlign w:val="center"/>
          </w:tcPr>
          <w:p w14:paraId="06B442CF">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420</w:t>
            </w:r>
          </w:p>
        </w:tc>
        <w:tc>
          <w:tcPr>
            <w:tcW w:w="0" w:type="auto"/>
            <w:tcBorders>
              <w:top w:val="nil"/>
              <w:left w:val="nil"/>
              <w:bottom w:val="single" w:color="5B9BD5" w:themeColor="accent1" w:sz="6" w:space="0"/>
              <w:right w:val="nil"/>
            </w:tcBorders>
            <w:shd w:val="clear" w:color="auto" w:fill="FFFFFF"/>
            <w:noWrap/>
            <w:vAlign w:val="center"/>
          </w:tcPr>
          <w:p w14:paraId="6F13B09B">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480</w:t>
            </w:r>
          </w:p>
        </w:tc>
        <w:tc>
          <w:tcPr>
            <w:tcW w:w="0" w:type="auto"/>
            <w:tcBorders>
              <w:top w:val="nil"/>
              <w:left w:val="nil"/>
              <w:bottom w:val="single" w:color="5B9BD5" w:themeColor="accent1" w:sz="6" w:space="0"/>
              <w:right w:val="nil"/>
            </w:tcBorders>
            <w:shd w:val="clear" w:color="auto" w:fill="FFFFFF"/>
            <w:noWrap/>
            <w:vAlign w:val="center"/>
          </w:tcPr>
          <w:p w14:paraId="1477D33F">
            <w:pPr>
              <w:ind w:firstLine="0" w:firstLineChars="0"/>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690</w:t>
            </w:r>
          </w:p>
        </w:tc>
      </w:tr>
    </w:tbl>
    <w:p w14:paraId="0F77F68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在智慧养老业务中，</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作为核心产品之一，其收入与成本直接影响整体盈利结构。表6.</w:t>
      </w:r>
      <w:r>
        <w:rPr>
          <w:rFonts w:ascii="宋体" w:hAnsi="宋体" w:cs="宋体"/>
          <w:color w:val="000000" w:themeColor="text1"/>
          <w:szCs w:val="21"/>
          <w14:textFill>
            <w14:solidFill>
              <w14:schemeClr w14:val="tx1"/>
            </w14:solidFill>
          </w14:textFill>
        </w:rPr>
        <w:t>5</w:t>
      </w:r>
      <w:r>
        <w:rPr>
          <w:rFonts w:hint="eastAsia" w:ascii="宋体" w:hAnsi="宋体" w:cs="宋体"/>
          <w:color w:val="000000" w:themeColor="text1"/>
          <w:szCs w:val="21"/>
          <w14:textFill>
            <w14:solidFill>
              <w14:schemeClr w14:val="tx1"/>
            </w14:solidFill>
          </w14:textFill>
        </w:rPr>
        <w:t>展示了不同版本（标准版、进阶版、高端版）的成本构成及预期定价策略。</w:t>
      </w:r>
    </w:p>
    <w:p w14:paraId="005AE46E">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 xml:space="preserve"> 健康应急处理运输机器人成本构成</w:t>
      </w:r>
    </w:p>
    <w:tbl>
      <w:tblPr>
        <w:tblStyle w:val="23"/>
        <w:tblW w:w="8660" w:type="dxa"/>
        <w:jc w:val="center"/>
        <w:tblLayout w:type="autofit"/>
        <w:tblCellMar>
          <w:top w:w="0" w:type="dxa"/>
          <w:left w:w="108" w:type="dxa"/>
          <w:bottom w:w="0" w:type="dxa"/>
          <w:right w:w="108" w:type="dxa"/>
        </w:tblCellMar>
      </w:tblPr>
      <w:tblGrid>
        <w:gridCol w:w="3574"/>
        <w:gridCol w:w="1695"/>
        <w:gridCol w:w="1695"/>
        <w:gridCol w:w="1696"/>
      </w:tblGrid>
      <w:tr w14:paraId="613F0871">
        <w:tblPrEx>
          <w:tblCellMar>
            <w:top w:w="0" w:type="dxa"/>
            <w:left w:w="108" w:type="dxa"/>
            <w:bottom w:w="0" w:type="dxa"/>
            <w:right w:w="108" w:type="dxa"/>
          </w:tblCellMar>
        </w:tblPrEx>
        <w:trPr>
          <w:trHeight w:val="338" w:hRule="atLeast"/>
          <w:jc w:val="center"/>
        </w:trPr>
        <w:tc>
          <w:tcPr>
            <w:tcW w:w="8660" w:type="dxa"/>
            <w:gridSpan w:val="4"/>
            <w:shd w:val="clear" w:color="auto" w:fill="5B9BD5" w:themeFill="accent1"/>
            <w:noWrap/>
            <w:vAlign w:val="center"/>
          </w:tcPr>
          <w:p w14:paraId="17B39D6B">
            <w:pPr>
              <w:ind w:firstLine="316"/>
              <w:jc w:val="center"/>
              <w:textAlignment w:val="center"/>
              <w:rPr>
                <w:rFonts w:ascii="Times New Roman" w:hAnsi="Times New Roman" w:cs="Times New Roman"/>
                <w:b/>
                <w:color w:val="FFFFFF"/>
                <w:sz w:val="22"/>
                <w:szCs w:val="22"/>
              </w:rPr>
            </w:pPr>
            <w:r>
              <w:rPr>
                <w:rFonts w:hint="eastAsia" w:ascii="Times New Roman" w:hAnsi="Times New Roman" w:cs="Times New Roman"/>
                <w:b/>
                <w:color w:val="FFFFFF"/>
                <w:szCs w:val="21"/>
                <w:lang w:bidi="ar"/>
              </w:rPr>
              <w:t>健康应急处理运输机器人</w:t>
            </w:r>
          </w:p>
        </w:tc>
      </w:tr>
      <w:tr w14:paraId="7FB69E92">
        <w:tblPrEx>
          <w:tblCellMar>
            <w:top w:w="0" w:type="dxa"/>
            <w:left w:w="108" w:type="dxa"/>
            <w:bottom w:w="0" w:type="dxa"/>
            <w:right w:w="108" w:type="dxa"/>
          </w:tblCellMar>
        </w:tblPrEx>
        <w:trPr>
          <w:trHeight w:val="338" w:hRule="atLeast"/>
          <w:jc w:val="center"/>
        </w:trPr>
        <w:tc>
          <w:tcPr>
            <w:tcW w:w="0" w:type="auto"/>
            <w:shd w:val="clear" w:color="auto" w:fill="FFFFFF"/>
            <w:noWrap/>
            <w:vAlign w:val="center"/>
          </w:tcPr>
          <w:p w14:paraId="057E6557">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成本结构</w:t>
            </w:r>
          </w:p>
        </w:tc>
        <w:tc>
          <w:tcPr>
            <w:tcW w:w="0" w:type="auto"/>
            <w:shd w:val="clear" w:color="auto" w:fill="FFFFFF"/>
            <w:noWrap/>
            <w:vAlign w:val="center"/>
          </w:tcPr>
          <w:p w14:paraId="174E0319">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标准版</w:t>
            </w:r>
          </w:p>
        </w:tc>
        <w:tc>
          <w:tcPr>
            <w:tcW w:w="0" w:type="auto"/>
            <w:shd w:val="clear" w:color="auto" w:fill="FFFFFF"/>
            <w:noWrap/>
            <w:vAlign w:val="center"/>
          </w:tcPr>
          <w:p w14:paraId="34918465">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进阶版</w:t>
            </w:r>
          </w:p>
        </w:tc>
        <w:tc>
          <w:tcPr>
            <w:tcW w:w="0" w:type="auto"/>
            <w:shd w:val="clear" w:color="auto" w:fill="FFFFFF"/>
            <w:noWrap/>
            <w:vAlign w:val="center"/>
          </w:tcPr>
          <w:p w14:paraId="2194C9F1">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高端版</w:t>
            </w:r>
          </w:p>
        </w:tc>
      </w:tr>
      <w:tr w14:paraId="02927EF0">
        <w:tblPrEx>
          <w:tblCellMar>
            <w:top w:w="0" w:type="dxa"/>
            <w:left w:w="108" w:type="dxa"/>
            <w:bottom w:w="0" w:type="dxa"/>
            <w:right w:w="108" w:type="dxa"/>
          </w:tblCellMar>
        </w:tblPrEx>
        <w:trPr>
          <w:trHeight w:val="338" w:hRule="atLeast"/>
          <w:jc w:val="center"/>
        </w:trPr>
        <w:tc>
          <w:tcPr>
            <w:tcW w:w="0" w:type="auto"/>
            <w:shd w:val="clear" w:color="auto" w:fill="EEF5FA" w:themeFill="accent1" w:themeFillTint="19"/>
            <w:noWrap/>
            <w:vAlign w:val="center"/>
          </w:tcPr>
          <w:p w14:paraId="41CFF3FD">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表情识别摄像头</w:t>
            </w:r>
          </w:p>
        </w:tc>
        <w:tc>
          <w:tcPr>
            <w:tcW w:w="0" w:type="auto"/>
            <w:vMerge w:val="restart"/>
            <w:shd w:val="clear" w:color="auto" w:fill="EEF5FA" w:themeFill="accent1" w:themeFillTint="19"/>
            <w:noWrap/>
            <w:vAlign w:val="center"/>
          </w:tcPr>
          <w:p w14:paraId="71EEAB34">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300</w:t>
            </w:r>
          </w:p>
        </w:tc>
        <w:tc>
          <w:tcPr>
            <w:tcW w:w="0" w:type="auto"/>
            <w:shd w:val="clear" w:color="auto" w:fill="EEF5FA" w:themeFill="accent1" w:themeFillTint="19"/>
            <w:noWrap/>
            <w:vAlign w:val="center"/>
          </w:tcPr>
          <w:p w14:paraId="09629A94">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80</w:t>
            </w:r>
          </w:p>
        </w:tc>
        <w:tc>
          <w:tcPr>
            <w:tcW w:w="0" w:type="auto"/>
            <w:shd w:val="clear" w:color="auto" w:fill="EEF5FA" w:themeFill="accent1" w:themeFillTint="19"/>
            <w:noWrap/>
            <w:vAlign w:val="center"/>
          </w:tcPr>
          <w:p w14:paraId="18CC2D12">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200</w:t>
            </w:r>
          </w:p>
        </w:tc>
      </w:tr>
      <w:tr w14:paraId="0B415B14">
        <w:tblPrEx>
          <w:tblCellMar>
            <w:top w:w="0" w:type="dxa"/>
            <w:left w:w="108" w:type="dxa"/>
            <w:bottom w:w="0" w:type="dxa"/>
            <w:right w:w="108" w:type="dxa"/>
          </w:tblCellMar>
        </w:tblPrEx>
        <w:trPr>
          <w:trHeight w:val="338" w:hRule="atLeast"/>
          <w:jc w:val="center"/>
        </w:trPr>
        <w:tc>
          <w:tcPr>
            <w:tcW w:w="0" w:type="auto"/>
            <w:shd w:val="clear" w:color="auto" w:fill="FFFFFF"/>
            <w:noWrap/>
            <w:vAlign w:val="center"/>
          </w:tcPr>
          <w:p w14:paraId="40C733C1">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寻找物体摄像头</w:t>
            </w:r>
          </w:p>
        </w:tc>
        <w:tc>
          <w:tcPr>
            <w:tcW w:w="0" w:type="auto"/>
            <w:vMerge w:val="continue"/>
            <w:vAlign w:val="center"/>
          </w:tcPr>
          <w:p w14:paraId="7BED5DC2">
            <w:pPr>
              <w:ind w:firstLine="330"/>
              <w:rPr>
                <w:rFonts w:ascii="Times New Roman" w:hAnsi="Times New Roman" w:cs="Times New Roman"/>
                <w:color w:val="000000"/>
                <w:kern w:val="2"/>
                <w:sz w:val="22"/>
                <w:szCs w:val="22"/>
              </w:rPr>
            </w:pPr>
          </w:p>
        </w:tc>
        <w:tc>
          <w:tcPr>
            <w:tcW w:w="0" w:type="auto"/>
            <w:shd w:val="clear" w:color="auto" w:fill="FFFFFF"/>
            <w:noWrap/>
            <w:vAlign w:val="center"/>
          </w:tcPr>
          <w:p w14:paraId="006A0D29">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280</w:t>
            </w:r>
          </w:p>
        </w:tc>
        <w:tc>
          <w:tcPr>
            <w:tcW w:w="0" w:type="auto"/>
            <w:shd w:val="clear" w:color="auto" w:fill="FFFFFF"/>
            <w:noWrap/>
            <w:vAlign w:val="center"/>
          </w:tcPr>
          <w:p w14:paraId="59A9C2C9">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400</w:t>
            </w:r>
          </w:p>
        </w:tc>
      </w:tr>
      <w:tr w14:paraId="116CC57F">
        <w:tblPrEx>
          <w:tblCellMar>
            <w:top w:w="0" w:type="dxa"/>
            <w:left w:w="108" w:type="dxa"/>
            <w:bottom w:w="0" w:type="dxa"/>
            <w:right w:w="108" w:type="dxa"/>
          </w:tblCellMar>
        </w:tblPrEx>
        <w:trPr>
          <w:trHeight w:val="338" w:hRule="atLeast"/>
          <w:jc w:val="center"/>
        </w:trPr>
        <w:tc>
          <w:tcPr>
            <w:tcW w:w="0" w:type="auto"/>
            <w:shd w:val="clear" w:color="auto" w:fill="EEF5FA" w:themeFill="accent1" w:themeFillTint="19"/>
            <w:noWrap/>
            <w:vAlign w:val="center"/>
          </w:tcPr>
          <w:p w14:paraId="4A8E7C98">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麦克纳姆底座小车</w:t>
            </w:r>
          </w:p>
        </w:tc>
        <w:tc>
          <w:tcPr>
            <w:tcW w:w="0" w:type="auto"/>
            <w:shd w:val="clear" w:color="auto" w:fill="EEF5FA" w:themeFill="accent1" w:themeFillTint="19"/>
            <w:noWrap/>
            <w:vAlign w:val="center"/>
          </w:tcPr>
          <w:p w14:paraId="2D92431C">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240</w:t>
            </w:r>
          </w:p>
        </w:tc>
        <w:tc>
          <w:tcPr>
            <w:tcW w:w="0" w:type="auto"/>
            <w:shd w:val="clear" w:color="auto" w:fill="EEF5FA" w:themeFill="accent1" w:themeFillTint="19"/>
            <w:noWrap/>
            <w:vAlign w:val="center"/>
          </w:tcPr>
          <w:p w14:paraId="2CB8802B">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240</w:t>
            </w:r>
          </w:p>
        </w:tc>
        <w:tc>
          <w:tcPr>
            <w:tcW w:w="0" w:type="auto"/>
            <w:shd w:val="clear" w:color="auto" w:fill="EEF5FA" w:themeFill="accent1" w:themeFillTint="19"/>
            <w:noWrap/>
            <w:vAlign w:val="center"/>
          </w:tcPr>
          <w:p w14:paraId="412357CB">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400</w:t>
            </w:r>
          </w:p>
        </w:tc>
      </w:tr>
      <w:tr w14:paraId="0893A6E0">
        <w:tblPrEx>
          <w:tblCellMar>
            <w:top w:w="0" w:type="dxa"/>
            <w:left w:w="108" w:type="dxa"/>
            <w:bottom w:w="0" w:type="dxa"/>
            <w:right w:w="108" w:type="dxa"/>
          </w:tblCellMar>
        </w:tblPrEx>
        <w:trPr>
          <w:trHeight w:val="338" w:hRule="atLeast"/>
          <w:jc w:val="center"/>
        </w:trPr>
        <w:tc>
          <w:tcPr>
            <w:tcW w:w="0" w:type="auto"/>
            <w:shd w:val="clear" w:color="auto" w:fill="FFFFFF"/>
            <w:noWrap/>
            <w:vAlign w:val="center"/>
          </w:tcPr>
          <w:p w14:paraId="0731C8D4">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主控板</w:t>
            </w:r>
            <w:r>
              <w:rPr>
                <w:rFonts w:ascii="Times New Roman" w:hAnsi="Times New Roman" w:cs="Times New Roman"/>
                <w:color w:val="000000"/>
                <w:sz w:val="22"/>
                <w:szCs w:val="22"/>
                <w:lang w:bidi="ar"/>
              </w:rPr>
              <w:t>stm32f103</w:t>
            </w:r>
          </w:p>
        </w:tc>
        <w:tc>
          <w:tcPr>
            <w:tcW w:w="0" w:type="auto"/>
            <w:shd w:val="clear" w:color="auto" w:fill="FFFFFF"/>
            <w:noWrap/>
            <w:vAlign w:val="center"/>
          </w:tcPr>
          <w:p w14:paraId="67069D66">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w:t>
            </w:r>
          </w:p>
        </w:tc>
        <w:tc>
          <w:tcPr>
            <w:tcW w:w="0" w:type="auto"/>
            <w:shd w:val="clear" w:color="auto" w:fill="FFFFFF"/>
            <w:noWrap/>
            <w:vAlign w:val="center"/>
          </w:tcPr>
          <w:p w14:paraId="1DD37D10">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w:t>
            </w:r>
          </w:p>
        </w:tc>
        <w:tc>
          <w:tcPr>
            <w:tcW w:w="0" w:type="auto"/>
            <w:shd w:val="clear" w:color="auto" w:fill="FFFFFF"/>
            <w:noWrap/>
            <w:vAlign w:val="center"/>
          </w:tcPr>
          <w:p w14:paraId="3A4B88F3">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w:t>
            </w:r>
          </w:p>
        </w:tc>
      </w:tr>
      <w:tr w14:paraId="629D98D6">
        <w:tblPrEx>
          <w:tblCellMar>
            <w:top w:w="0" w:type="dxa"/>
            <w:left w:w="108" w:type="dxa"/>
            <w:bottom w:w="0" w:type="dxa"/>
            <w:right w:w="108" w:type="dxa"/>
          </w:tblCellMar>
        </w:tblPrEx>
        <w:trPr>
          <w:trHeight w:val="338" w:hRule="atLeast"/>
          <w:jc w:val="center"/>
        </w:trPr>
        <w:tc>
          <w:tcPr>
            <w:tcW w:w="0" w:type="auto"/>
            <w:shd w:val="clear" w:color="auto" w:fill="EEF5FA" w:themeFill="accent1" w:themeFillTint="19"/>
            <w:noWrap/>
            <w:vAlign w:val="center"/>
          </w:tcPr>
          <w:p w14:paraId="0B566413">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3D</w:t>
            </w:r>
            <w:r>
              <w:rPr>
                <w:rFonts w:hint="eastAsia" w:ascii="Times New Roman" w:hAnsi="Times New Roman" w:cs="Times New Roman"/>
                <w:color w:val="000000"/>
                <w:sz w:val="22"/>
                <w:szCs w:val="22"/>
                <w:lang w:bidi="ar"/>
              </w:rPr>
              <w:t>打印结构外观</w:t>
            </w:r>
          </w:p>
        </w:tc>
        <w:tc>
          <w:tcPr>
            <w:tcW w:w="0" w:type="auto"/>
            <w:shd w:val="clear" w:color="auto" w:fill="EEF5FA" w:themeFill="accent1" w:themeFillTint="19"/>
            <w:noWrap/>
            <w:vAlign w:val="center"/>
          </w:tcPr>
          <w:p w14:paraId="2625982B">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30</w:t>
            </w:r>
          </w:p>
        </w:tc>
        <w:tc>
          <w:tcPr>
            <w:tcW w:w="0" w:type="auto"/>
            <w:shd w:val="clear" w:color="auto" w:fill="EEF5FA" w:themeFill="accent1" w:themeFillTint="19"/>
            <w:noWrap/>
            <w:vAlign w:val="center"/>
          </w:tcPr>
          <w:p w14:paraId="44721075">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50</w:t>
            </w:r>
          </w:p>
        </w:tc>
        <w:tc>
          <w:tcPr>
            <w:tcW w:w="0" w:type="auto"/>
            <w:shd w:val="clear" w:color="auto" w:fill="EEF5FA" w:themeFill="accent1" w:themeFillTint="19"/>
            <w:noWrap/>
            <w:vAlign w:val="center"/>
          </w:tcPr>
          <w:p w14:paraId="4B0394EC">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80</w:t>
            </w:r>
          </w:p>
        </w:tc>
      </w:tr>
      <w:tr w14:paraId="6DA094C2">
        <w:tblPrEx>
          <w:tblCellMar>
            <w:top w:w="0" w:type="dxa"/>
            <w:left w:w="108" w:type="dxa"/>
            <w:bottom w:w="0" w:type="dxa"/>
            <w:right w:w="108" w:type="dxa"/>
          </w:tblCellMar>
        </w:tblPrEx>
        <w:trPr>
          <w:trHeight w:val="338" w:hRule="atLeast"/>
          <w:jc w:val="center"/>
        </w:trPr>
        <w:tc>
          <w:tcPr>
            <w:tcW w:w="0" w:type="auto"/>
            <w:shd w:val="clear" w:color="auto" w:fill="FFFFFF"/>
            <w:noWrap/>
            <w:vAlign w:val="center"/>
          </w:tcPr>
          <w:p w14:paraId="3ECB7F67">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树莓派图像处理终端</w:t>
            </w:r>
          </w:p>
        </w:tc>
        <w:tc>
          <w:tcPr>
            <w:tcW w:w="0" w:type="auto"/>
            <w:shd w:val="clear" w:color="auto" w:fill="FFFFFF"/>
            <w:noWrap/>
            <w:vAlign w:val="center"/>
          </w:tcPr>
          <w:p w14:paraId="5D69931F">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0</w:t>
            </w:r>
          </w:p>
        </w:tc>
        <w:tc>
          <w:tcPr>
            <w:tcW w:w="0" w:type="auto"/>
            <w:shd w:val="clear" w:color="auto" w:fill="FFFFFF"/>
            <w:noWrap/>
            <w:vAlign w:val="center"/>
          </w:tcPr>
          <w:p w14:paraId="4194BAF3">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350</w:t>
            </w:r>
          </w:p>
        </w:tc>
        <w:tc>
          <w:tcPr>
            <w:tcW w:w="0" w:type="auto"/>
            <w:shd w:val="clear" w:color="auto" w:fill="FFFFFF"/>
            <w:noWrap/>
            <w:vAlign w:val="center"/>
          </w:tcPr>
          <w:p w14:paraId="7E6AF429">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900</w:t>
            </w:r>
          </w:p>
        </w:tc>
      </w:tr>
      <w:tr w14:paraId="5992070C">
        <w:tblPrEx>
          <w:tblCellMar>
            <w:top w:w="0" w:type="dxa"/>
            <w:left w:w="108" w:type="dxa"/>
            <w:bottom w:w="0" w:type="dxa"/>
            <w:right w:w="108" w:type="dxa"/>
          </w:tblCellMar>
        </w:tblPrEx>
        <w:trPr>
          <w:trHeight w:val="338" w:hRule="atLeast"/>
          <w:jc w:val="center"/>
        </w:trPr>
        <w:tc>
          <w:tcPr>
            <w:tcW w:w="0" w:type="auto"/>
            <w:shd w:val="clear" w:color="auto" w:fill="EEF5FA" w:themeFill="accent1" w:themeFillTint="19"/>
            <w:noWrap/>
            <w:vAlign w:val="center"/>
          </w:tcPr>
          <w:p w14:paraId="6CCC8295">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代加工及物流费用</w:t>
            </w:r>
          </w:p>
        </w:tc>
        <w:tc>
          <w:tcPr>
            <w:tcW w:w="0" w:type="auto"/>
            <w:shd w:val="clear" w:color="auto" w:fill="EEF5FA" w:themeFill="accent1" w:themeFillTint="19"/>
            <w:noWrap/>
            <w:vAlign w:val="center"/>
          </w:tcPr>
          <w:p w14:paraId="4BD9948A">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70</w:t>
            </w:r>
          </w:p>
        </w:tc>
        <w:tc>
          <w:tcPr>
            <w:tcW w:w="0" w:type="auto"/>
            <w:shd w:val="clear" w:color="auto" w:fill="EEF5FA" w:themeFill="accent1" w:themeFillTint="19"/>
            <w:noWrap/>
            <w:vAlign w:val="center"/>
          </w:tcPr>
          <w:p w14:paraId="75957790">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70</w:t>
            </w:r>
          </w:p>
        </w:tc>
        <w:tc>
          <w:tcPr>
            <w:tcW w:w="0" w:type="auto"/>
            <w:shd w:val="clear" w:color="auto" w:fill="EEF5FA" w:themeFill="accent1" w:themeFillTint="19"/>
            <w:noWrap/>
            <w:vAlign w:val="center"/>
          </w:tcPr>
          <w:p w14:paraId="35ACF8DE">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70</w:t>
            </w:r>
          </w:p>
        </w:tc>
      </w:tr>
      <w:tr w14:paraId="5F800557">
        <w:tblPrEx>
          <w:tblCellMar>
            <w:top w:w="0" w:type="dxa"/>
            <w:left w:w="108" w:type="dxa"/>
            <w:bottom w:w="0" w:type="dxa"/>
            <w:right w:w="108" w:type="dxa"/>
          </w:tblCellMar>
        </w:tblPrEx>
        <w:trPr>
          <w:trHeight w:val="354" w:hRule="atLeast"/>
          <w:jc w:val="center"/>
        </w:trPr>
        <w:tc>
          <w:tcPr>
            <w:tcW w:w="0" w:type="auto"/>
            <w:tcBorders>
              <w:top w:val="nil"/>
              <w:left w:val="nil"/>
              <w:bottom w:val="single" w:color="5B9BD5" w:themeColor="accent1" w:sz="6" w:space="0"/>
              <w:right w:val="nil"/>
            </w:tcBorders>
            <w:shd w:val="clear" w:color="auto" w:fill="FFFFFF"/>
            <w:noWrap/>
            <w:vAlign w:val="center"/>
          </w:tcPr>
          <w:p w14:paraId="172CF869">
            <w:pPr>
              <w:ind w:firstLine="330"/>
              <w:jc w:val="center"/>
              <w:textAlignment w:val="center"/>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合计成本</w:t>
            </w:r>
          </w:p>
        </w:tc>
        <w:tc>
          <w:tcPr>
            <w:tcW w:w="0" w:type="auto"/>
            <w:tcBorders>
              <w:top w:val="nil"/>
              <w:left w:val="nil"/>
              <w:bottom w:val="single" w:color="5B9BD5" w:themeColor="accent1" w:sz="6" w:space="0"/>
              <w:right w:val="nil"/>
            </w:tcBorders>
            <w:shd w:val="clear" w:color="auto" w:fill="FFFFFF"/>
            <w:noWrap/>
            <w:vAlign w:val="center"/>
          </w:tcPr>
          <w:p w14:paraId="04B57EFF">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660</w:t>
            </w:r>
          </w:p>
        </w:tc>
        <w:tc>
          <w:tcPr>
            <w:tcW w:w="0" w:type="auto"/>
            <w:tcBorders>
              <w:top w:val="nil"/>
              <w:left w:val="nil"/>
              <w:bottom w:val="single" w:color="5B9BD5" w:themeColor="accent1" w:sz="6" w:space="0"/>
              <w:right w:val="nil"/>
            </w:tcBorders>
            <w:shd w:val="clear" w:color="auto" w:fill="FFFFFF"/>
            <w:noWrap/>
            <w:vAlign w:val="center"/>
          </w:tcPr>
          <w:p w14:paraId="723541D4">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1090</w:t>
            </w:r>
          </w:p>
        </w:tc>
        <w:tc>
          <w:tcPr>
            <w:tcW w:w="0" w:type="auto"/>
            <w:tcBorders>
              <w:top w:val="nil"/>
              <w:left w:val="nil"/>
              <w:bottom w:val="single" w:color="5B9BD5" w:themeColor="accent1" w:sz="6" w:space="0"/>
              <w:right w:val="nil"/>
            </w:tcBorders>
            <w:shd w:val="clear" w:color="auto" w:fill="FFFFFF"/>
            <w:noWrap/>
            <w:vAlign w:val="center"/>
          </w:tcPr>
          <w:p w14:paraId="23D8669E">
            <w:pPr>
              <w:ind w:firstLine="330"/>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2070</w:t>
            </w:r>
          </w:p>
        </w:tc>
      </w:tr>
    </w:tbl>
    <w:p w14:paraId="021C8DA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成本结构分为标准版、进阶版和高端版。标准版主打基础功能，适用于预算有限的养老机构，核心成本在表情识别摄像头和麦克纳姆底座小车。进阶版增加寻找物体摄像头和树莓派终端，提升智能化水平，目标客户为中型养老社区。高端版采用高性能硬件，适用于高端养老机构或医院场景，强调精准配送与交互能力。采用成本加成法，毛利率稳定在40%~45%，确保盈利空间。高端版虽成本较高，但溢价能力更强（售价3,500元），符合智慧养老市场的高端需求。研发费用（分摊至各版本）需通过规模化生产降低单位成本。物流与售后（70元/台）为固定成本，未来可通过供应链优化压缩。</w:t>
      </w:r>
    </w:p>
    <w:p w14:paraId="75B4CFC9">
      <w:pPr>
        <w:widowControl w:val="0"/>
        <w:ind w:firstLine="0" w:firstLineChars="0"/>
        <w:jc w:val="center"/>
        <w:rPr>
          <w:color w:val="000000" w:themeColor="text1"/>
          <w14:textFill>
            <w14:solidFill>
              <w14:schemeClr w14:val="tx1"/>
            </w14:solidFill>
          </w14:textFill>
        </w:rPr>
      </w:pPr>
    </w:p>
    <w:p w14:paraId="130632A3">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表6.6 订阅服务成本构成</w:t>
      </w:r>
    </w:p>
    <w:tbl>
      <w:tblPr>
        <w:tblStyle w:val="23"/>
        <w:tblW w:w="8640" w:type="dxa"/>
        <w:jc w:val="center"/>
        <w:tblLayout w:type="autofit"/>
        <w:tblCellMar>
          <w:top w:w="0" w:type="dxa"/>
          <w:left w:w="108" w:type="dxa"/>
          <w:bottom w:w="0" w:type="dxa"/>
          <w:right w:w="108" w:type="dxa"/>
        </w:tblCellMar>
      </w:tblPr>
      <w:tblGrid>
        <w:gridCol w:w="2160"/>
        <w:gridCol w:w="2160"/>
        <w:gridCol w:w="2160"/>
        <w:gridCol w:w="2160"/>
      </w:tblGrid>
      <w:tr w14:paraId="28262EBB">
        <w:tblPrEx>
          <w:tblCellMar>
            <w:top w:w="0" w:type="dxa"/>
            <w:left w:w="108" w:type="dxa"/>
            <w:bottom w:w="0" w:type="dxa"/>
            <w:right w:w="108" w:type="dxa"/>
          </w:tblCellMar>
        </w:tblPrEx>
        <w:trPr>
          <w:trHeight w:val="399" w:hRule="atLeast"/>
          <w:jc w:val="center"/>
        </w:trPr>
        <w:tc>
          <w:tcPr>
            <w:tcW w:w="8640" w:type="dxa"/>
            <w:gridSpan w:val="4"/>
            <w:shd w:val="clear" w:color="auto" w:fill="5B9BD5" w:themeFill="accent1"/>
            <w:noWrap/>
            <w:vAlign w:val="center"/>
          </w:tcPr>
          <w:p w14:paraId="2E653FDB">
            <w:pPr>
              <w:ind w:firstLine="316"/>
              <w:jc w:val="center"/>
              <w:textAlignment w:val="center"/>
              <w:rPr>
                <w:rFonts w:ascii="Times New Roman" w:hAnsi="Times New Roman" w:cs="Times New Roman"/>
                <w:b/>
                <w:color w:val="FFFFFF"/>
                <w:szCs w:val="21"/>
              </w:rPr>
            </w:pPr>
            <w:r>
              <w:rPr>
                <w:rFonts w:hint="eastAsia" w:ascii="Times New Roman" w:hAnsi="Times New Roman" w:cs="Times New Roman"/>
                <w:b/>
                <w:color w:val="FFFFFF"/>
                <w:szCs w:val="21"/>
                <w:lang w:bidi="ar"/>
              </w:rPr>
              <w:t>订阅服务</w:t>
            </w:r>
          </w:p>
        </w:tc>
      </w:tr>
      <w:tr w14:paraId="2EEC9F4A">
        <w:tblPrEx>
          <w:tblCellMar>
            <w:top w:w="0" w:type="dxa"/>
            <w:left w:w="108" w:type="dxa"/>
            <w:bottom w:w="0" w:type="dxa"/>
            <w:right w:w="108" w:type="dxa"/>
          </w:tblCellMar>
        </w:tblPrEx>
        <w:trPr>
          <w:trHeight w:val="399" w:hRule="atLeast"/>
          <w:jc w:val="center"/>
        </w:trPr>
        <w:tc>
          <w:tcPr>
            <w:tcW w:w="0" w:type="auto"/>
            <w:shd w:val="clear" w:color="auto" w:fill="FFFFFF"/>
            <w:noWrap/>
            <w:vAlign w:val="center"/>
          </w:tcPr>
          <w:p w14:paraId="40985A41">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成本结构</w:t>
            </w:r>
          </w:p>
        </w:tc>
        <w:tc>
          <w:tcPr>
            <w:tcW w:w="0" w:type="auto"/>
            <w:shd w:val="clear" w:color="auto" w:fill="FFFFFF"/>
            <w:noWrap/>
            <w:vAlign w:val="center"/>
          </w:tcPr>
          <w:p w14:paraId="399A7996">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语言定制</w:t>
            </w:r>
          </w:p>
        </w:tc>
        <w:tc>
          <w:tcPr>
            <w:tcW w:w="0" w:type="auto"/>
            <w:shd w:val="clear" w:color="auto" w:fill="FFFFFF"/>
            <w:noWrap/>
            <w:vAlign w:val="center"/>
          </w:tcPr>
          <w:p w14:paraId="694FF6E8">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模型定制</w:t>
            </w:r>
          </w:p>
        </w:tc>
        <w:tc>
          <w:tcPr>
            <w:tcW w:w="0" w:type="auto"/>
            <w:shd w:val="clear" w:color="auto" w:fill="FFFFFF"/>
            <w:noWrap/>
            <w:vAlign w:val="center"/>
          </w:tcPr>
          <w:p w14:paraId="651FA93D">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基础功能</w:t>
            </w:r>
          </w:p>
        </w:tc>
      </w:tr>
      <w:tr w14:paraId="3A6536EE">
        <w:tblPrEx>
          <w:tblCellMar>
            <w:top w:w="0" w:type="dxa"/>
            <w:left w:w="108" w:type="dxa"/>
            <w:bottom w:w="0" w:type="dxa"/>
            <w:right w:w="108" w:type="dxa"/>
          </w:tblCellMar>
        </w:tblPrEx>
        <w:trPr>
          <w:trHeight w:val="399" w:hRule="atLeast"/>
          <w:jc w:val="center"/>
        </w:trPr>
        <w:tc>
          <w:tcPr>
            <w:tcW w:w="0" w:type="auto"/>
            <w:shd w:val="clear" w:color="auto" w:fill="EEF5FA" w:themeFill="accent1" w:themeFillTint="19"/>
            <w:noWrap/>
            <w:vAlign w:val="center"/>
          </w:tcPr>
          <w:p w14:paraId="291C7016">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维护</w:t>
            </w:r>
          </w:p>
        </w:tc>
        <w:tc>
          <w:tcPr>
            <w:tcW w:w="0" w:type="auto"/>
            <w:shd w:val="clear" w:color="auto" w:fill="EEF5FA" w:themeFill="accent1" w:themeFillTint="19"/>
            <w:noWrap/>
            <w:vAlign w:val="center"/>
          </w:tcPr>
          <w:p w14:paraId="650288B2">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20</w:t>
            </w:r>
          </w:p>
        </w:tc>
        <w:tc>
          <w:tcPr>
            <w:tcW w:w="0" w:type="auto"/>
            <w:shd w:val="clear" w:color="auto" w:fill="EEF5FA" w:themeFill="accent1" w:themeFillTint="19"/>
            <w:noWrap/>
            <w:vAlign w:val="center"/>
          </w:tcPr>
          <w:p w14:paraId="40825A15">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30</w:t>
            </w:r>
          </w:p>
        </w:tc>
        <w:tc>
          <w:tcPr>
            <w:tcW w:w="0" w:type="auto"/>
            <w:shd w:val="clear" w:color="auto" w:fill="EEF5FA" w:themeFill="accent1" w:themeFillTint="19"/>
            <w:noWrap/>
            <w:vAlign w:val="center"/>
          </w:tcPr>
          <w:p w14:paraId="33601EB3">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15</w:t>
            </w:r>
          </w:p>
        </w:tc>
      </w:tr>
      <w:tr w14:paraId="1E359724">
        <w:tblPrEx>
          <w:tblCellMar>
            <w:top w:w="0" w:type="dxa"/>
            <w:left w:w="108" w:type="dxa"/>
            <w:bottom w:w="0" w:type="dxa"/>
            <w:right w:w="108" w:type="dxa"/>
          </w:tblCellMar>
        </w:tblPrEx>
        <w:trPr>
          <w:trHeight w:val="399" w:hRule="atLeast"/>
          <w:jc w:val="center"/>
        </w:trPr>
        <w:tc>
          <w:tcPr>
            <w:tcW w:w="0" w:type="auto"/>
            <w:shd w:val="clear" w:color="auto" w:fill="FFFFFF"/>
            <w:noWrap/>
            <w:vAlign w:val="center"/>
          </w:tcPr>
          <w:p w14:paraId="03A30EEB">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开发</w:t>
            </w:r>
          </w:p>
        </w:tc>
        <w:tc>
          <w:tcPr>
            <w:tcW w:w="0" w:type="auto"/>
            <w:shd w:val="clear" w:color="auto" w:fill="FFFFFF"/>
            <w:noWrap/>
            <w:vAlign w:val="center"/>
          </w:tcPr>
          <w:p w14:paraId="2D3134FF">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30</w:t>
            </w:r>
          </w:p>
        </w:tc>
        <w:tc>
          <w:tcPr>
            <w:tcW w:w="0" w:type="auto"/>
            <w:shd w:val="clear" w:color="auto" w:fill="FFFFFF"/>
            <w:noWrap/>
            <w:vAlign w:val="center"/>
          </w:tcPr>
          <w:p w14:paraId="367BC29F">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40</w:t>
            </w:r>
          </w:p>
        </w:tc>
        <w:tc>
          <w:tcPr>
            <w:tcW w:w="0" w:type="auto"/>
            <w:shd w:val="clear" w:color="auto" w:fill="FFFFFF"/>
            <w:noWrap/>
            <w:vAlign w:val="center"/>
          </w:tcPr>
          <w:p w14:paraId="2D143A16">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15</w:t>
            </w:r>
          </w:p>
        </w:tc>
      </w:tr>
      <w:tr w14:paraId="2552AAF4">
        <w:tblPrEx>
          <w:tblCellMar>
            <w:top w:w="0" w:type="dxa"/>
            <w:left w:w="108" w:type="dxa"/>
            <w:bottom w:w="0" w:type="dxa"/>
            <w:right w:w="108" w:type="dxa"/>
          </w:tblCellMar>
        </w:tblPrEx>
        <w:trPr>
          <w:trHeight w:val="399" w:hRule="atLeast"/>
          <w:jc w:val="center"/>
        </w:trPr>
        <w:tc>
          <w:tcPr>
            <w:tcW w:w="0" w:type="auto"/>
            <w:tcBorders>
              <w:top w:val="nil"/>
              <w:left w:val="nil"/>
              <w:bottom w:val="single" w:color="5B9BD5" w:themeColor="accent1" w:sz="6" w:space="0"/>
              <w:right w:val="nil"/>
            </w:tcBorders>
            <w:shd w:val="clear" w:color="auto" w:fill="EEF5FA" w:themeFill="accent1" w:themeFillTint="19"/>
            <w:noWrap/>
            <w:vAlign w:val="center"/>
          </w:tcPr>
          <w:p w14:paraId="5750DCC5">
            <w:pPr>
              <w:ind w:firstLine="315"/>
              <w:jc w:val="center"/>
              <w:textAlignment w:val="center"/>
              <w:rPr>
                <w:rFonts w:ascii="Times New Roman" w:hAnsi="Times New Roman" w:cs="Times New Roman"/>
                <w:color w:val="000000"/>
                <w:szCs w:val="21"/>
              </w:rPr>
            </w:pPr>
            <w:r>
              <w:rPr>
                <w:rFonts w:hint="eastAsia" w:ascii="Times New Roman" w:hAnsi="Times New Roman" w:cs="Times New Roman"/>
                <w:color w:val="000000"/>
                <w:szCs w:val="21"/>
                <w:lang w:bidi="ar"/>
              </w:rPr>
              <w:t>合计成本</w:t>
            </w:r>
          </w:p>
        </w:tc>
        <w:tc>
          <w:tcPr>
            <w:tcW w:w="0" w:type="auto"/>
            <w:tcBorders>
              <w:top w:val="nil"/>
              <w:left w:val="nil"/>
              <w:bottom w:val="single" w:color="5B9BD5" w:themeColor="accent1" w:sz="6" w:space="0"/>
              <w:right w:val="nil"/>
            </w:tcBorders>
            <w:shd w:val="clear" w:color="auto" w:fill="EEF5FA" w:themeFill="accent1" w:themeFillTint="19"/>
            <w:noWrap/>
            <w:vAlign w:val="center"/>
          </w:tcPr>
          <w:p w14:paraId="7C2613E4">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50</w:t>
            </w:r>
          </w:p>
        </w:tc>
        <w:tc>
          <w:tcPr>
            <w:tcW w:w="0" w:type="auto"/>
            <w:tcBorders>
              <w:top w:val="nil"/>
              <w:left w:val="nil"/>
              <w:bottom w:val="single" w:color="5B9BD5" w:themeColor="accent1" w:sz="6" w:space="0"/>
              <w:right w:val="nil"/>
            </w:tcBorders>
            <w:shd w:val="clear" w:color="auto" w:fill="EEF5FA" w:themeFill="accent1" w:themeFillTint="19"/>
            <w:noWrap/>
            <w:vAlign w:val="center"/>
          </w:tcPr>
          <w:p w14:paraId="61F6DC16">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70</w:t>
            </w:r>
          </w:p>
        </w:tc>
        <w:tc>
          <w:tcPr>
            <w:tcW w:w="0" w:type="auto"/>
            <w:tcBorders>
              <w:top w:val="nil"/>
              <w:left w:val="nil"/>
              <w:bottom w:val="single" w:color="5B9BD5" w:themeColor="accent1" w:sz="6" w:space="0"/>
              <w:right w:val="nil"/>
            </w:tcBorders>
            <w:shd w:val="clear" w:color="auto" w:fill="EEF5FA" w:themeFill="accent1" w:themeFillTint="19"/>
            <w:noWrap/>
            <w:vAlign w:val="center"/>
          </w:tcPr>
          <w:p w14:paraId="2BAF8369">
            <w:pPr>
              <w:ind w:firstLine="315"/>
              <w:jc w:val="center"/>
              <w:textAlignment w:val="center"/>
              <w:rPr>
                <w:rFonts w:ascii="Times New Roman" w:hAnsi="Times New Roman" w:cs="Times New Roman"/>
                <w:color w:val="000000"/>
                <w:szCs w:val="21"/>
              </w:rPr>
            </w:pPr>
            <w:r>
              <w:rPr>
                <w:rFonts w:ascii="Times New Roman" w:hAnsi="Times New Roman" w:cs="Times New Roman"/>
                <w:color w:val="000000"/>
                <w:szCs w:val="21"/>
                <w:lang w:bidi="ar"/>
              </w:rPr>
              <w:t>30</w:t>
            </w:r>
          </w:p>
        </w:tc>
      </w:tr>
    </w:tbl>
    <w:p w14:paraId="08EDD585">
      <w:pPr>
        <w:widowControl w:val="0"/>
        <w:ind w:firstLine="0" w:firstLineChars="0"/>
        <w:jc w:val="center"/>
        <w:rPr>
          <w:rFonts w:ascii="宋体" w:hAnsi="宋体" w:cs="宋体"/>
          <w:kern w:val="2"/>
          <w:sz w:val="24"/>
          <w:szCs w:val="32"/>
        </w:rPr>
      </w:pPr>
      <w:r>
        <w:rPr>
          <w:rFonts w:hint="eastAsia" w:ascii="宋体" w:hAnsi="宋体" w:cs="宋体"/>
          <w:sz w:val="24"/>
          <w:szCs w:val="32"/>
        </w:rPr>
        <w:t xml:space="preserve">         </w:t>
      </w:r>
      <w:r>
        <w:rPr>
          <w:rFonts w:hint="eastAsia"/>
          <w:color w:val="000000" w:themeColor="text1"/>
          <w14:textFill>
            <w14:solidFill>
              <w14:schemeClr w14:val="tx1"/>
            </w14:solidFill>
          </w14:textFill>
        </w:rPr>
        <w:t>表6.7 2026-2028年财务费用预测</w:t>
      </w:r>
    </w:p>
    <w:tbl>
      <w:tblPr>
        <w:tblStyle w:val="23"/>
        <w:tblW w:w="8618" w:type="dxa"/>
        <w:jc w:val="center"/>
        <w:tblLayout w:type="autofit"/>
        <w:tblCellMar>
          <w:top w:w="0" w:type="dxa"/>
          <w:left w:w="108" w:type="dxa"/>
          <w:bottom w:w="0" w:type="dxa"/>
          <w:right w:w="108" w:type="dxa"/>
        </w:tblCellMar>
      </w:tblPr>
      <w:tblGrid>
        <w:gridCol w:w="2273"/>
        <w:gridCol w:w="2115"/>
        <w:gridCol w:w="2115"/>
        <w:gridCol w:w="2115"/>
      </w:tblGrid>
      <w:tr w14:paraId="20714386">
        <w:tblPrEx>
          <w:tblCellMar>
            <w:top w:w="0" w:type="dxa"/>
            <w:left w:w="108" w:type="dxa"/>
            <w:bottom w:w="0" w:type="dxa"/>
            <w:right w:w="108" w:type="dxa"/>
          </w:tblCellMar>
        </w:tblPrEx>
        <w:trPr>
          <w:trHeight w:val="312" w:hRule="atLeast"/>
          <w:jc w:val="center"/>
        </w:trPr>
        <w:tc>
          <w:tcPr>
            <w:tcW w:w="2273" w:type="dxa"/>
            <w:shd w:val="clear" w:color="auto" w:fill="5B9BD5" w:themeFill="accent1"/>
            <w:noWrap/>
            <w:vAlign w:val="bottom"/>
          </w:tcPr>
          <w:p w14:paraId="78120F9E">
            <w:pPr>
              <w:ind w:firstLine="316"/>
              <w:jc w:val="center"/>
              <w:rPr>
                <w:rFonts w:ascii="Times New Roman" w:hAnsi="Times New Roman" w:cs="Times New Roman"/>
                <w:b/>
                <w:color w:val="FFFFFF"/>
                <w:szCs w:val="21"/>
              </w:rPr>
            </w:pPr>
            <w:r>
              <w:rPr>
                <w:rFonts w:hint="eastAsia" w:ascii="Times New Roman" w:hAnsi="Times New Roman" w:cs="Times New Roman"/>
                <w:b/>
                <w:color w:val="FFFFFF"/>
                <w:szCs w:val="21"/>
              </w:rPr>
              <w:t>年份</w:t>
            </w:r>
            <w:r>
              <w:rPr>
                <w:rFonts w:ascii="Times New Roman" w:hAnsi="Times New Roman" w:cs="Times New Roman"/>
                <w:b/>
                <w:color w:val="FFFFFF"/>
                <w:szCs w:val="21"/>
              </w:rPr>
              <w:t>/</w:t>
            </w:r>
            <w:r>
              <w:rPr>
                <w:rFonts w:hint="eastAsia" w:ascii="Times New Roman" w:hAnsi="Times New Roman" w:cs="Times New Roman"/>
                <w:b/>
                <w:color w:val="FFFFFF"/>
                <w:szCs w:val="21"/>
              </w:rPr>
              <w:t>费用</w:t>
            </w:r>
          </w:p>
        </w:tc>
        <w:tc>
          <w:tcPr>
            <w:tcW w:w="2115" w:type="dxa"/>
            <w:shd w:val="clear" w:color="auto" w:fill="5B9BD5" w:themeFill="accent1"/>
            <w:noWrap/>
            <w:vAlign w:val="bottom"/>
          </w:tcPr>
          <w:p w14:paraId="1C71013E">
            <w:pPr>
              <w:ind w:firstLine="316"/>
              <w:jc w:val="center"/>
              <w:textAlignment w:val="bottom"/>
              <w:rPr>
                <w:rFonts w:ascii="Times New Roman" w:hAnsi="Times New Roman" w:cs="Times New Roman"/>
                <w:b/>
                <w:color w:val="FFFFFF"/>
                <w:szCs w:val="21"/>
              </w:rPr>
            </w:pPr>
            <w:r>
              <w:rPr>
                <w:rFonts w:ascii="Times New Roman" w:hAnsi="Times New Roman" w:cs="Times New Roman"/>
                <w:b/>
                <w:color w:val="FFFFFF"/>
                <w:szCs w:val="21"/>
                <w:lang w:bidi="ar"/>
              </w:rPr>
              <w:t>2026</w:t>
            </w:r>
          </w:p>
        </w:tc>
        <w:tc>
          <w:tcPr>
            <w:tcW w:w="2115" w:type="dxa"/>
            <w:shd w:val="clear" w:color="auto" w:fill="5B9BD5" w:themeFill="accent1"/>
            <w:noWrap/>
            <w:vAlign w:val="bottom"/>
          </w:tcPr>
          <w:p w14:paraId="0B2067CD">
            <w:pPr>
              <w:ind w:firstLine="316"/>
              <w:jc w:val="center"/>
              <w:textAlignment w:val="bottom"/>
              <w:rPr>
                <w:rFonts w:ascii="Times New Roman" w:hAnsi="Times New Roman" w:cs="Times New Roman"/>
                <w:b/>
                <w:color w:val="FFFFFF"/>
                <w:szCs w:val="21"/>
              </w:rPr>
            </w:pPr>
            <w:r>
              <w:rPr>
                <w:rFonts w:ascii="Times New Roman" w:hAnsi="Times New Roman" w:cs="Times New Roman"/>
                <w:b/>
                <w:color w:val="FFFFFF"/>
                <w:szCs w:val="21"/>
                <w:lang w:bidi="ar"/>
              </w:rPr>
              <w:t>2027</w:t>
            </w:r>
          </w:p>
        </w:tc>
        <w:tc>
          <w:tcPr>
            <w:tcW w:w="2115" w:type="dxa"/>
            <w:shd w:val="clear" w:color="auto" w:fill="5B9BD5" w:themeFill="accent1"/>
            <w:noWrap/>
            <w:vAlign w:val="bottom"/>
          </w:tcPr>
          <w:p w14:paraId="1B97C962">
            <w:pPr>
              <w:ind w:firstLine="316"/>
              <w:jc w:val="center"/>
              <w:textAlignment w:val="bottom"/>
              <w:rPr>
                <w:rFonts w:ascii="Times New Roman" w:hAnsi="Times New Roman" w:cs="Times New Roman"/>
                <w:b/>
                <w:color w:val="FFFFFF"/>
                <w:szCs w:val="21"/>
              </w:rPr>
            </w:pPr>
            <w:r>
              <w:rPr>
                <w:rFonts w:ascii="Times New Roman" w:hAnsi="Times New Roman" w:cs="Times New Roman"/>
                <w:b/>
                <w:color w:val="FFFFFF"/>
                <w:szCs w:val="21"/>
                <w:lang w:bidi="ar"/>
              </w:rPr>
              <w:t>2028</w:t>
            </w:r>
          </w:p>
        </w:tc>
      </w:tr>
      <w:tr w14:paraId="1C1903F8">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67C70CA2">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管理费用</w:t>
            </w:r>
          </w:p>
        </w:tc>
        <w:tc>
          <w:tcPr>
            <w:tcW w:w="0" w:type="auto"/>
            <w:shd w:val="clear" w:color="auto" w:fill="FFFFFF"/>
            <w:noWrap/>
            <w:vAlign w:val="bottom"/>
          </w:tcPr>
          <w:p w14:paraId="41C391B6">
            <w:pPr>
              <w:ind w:firstLine="315"/>
              <w:jc w:val="center"/>
              <w:rPr>
                <w:rFonts w:ascii="Times New Roman" w:hAnsi="Times New Roman" w:cs="Times New Roman"/>
                <w:color w:val="000000"/>
                <w:szCs w:val="21"/>
              </w:rPr>
            </w:pPr>
          </w:p>
        </w:tc>
        <w:tc>
          <w:tcPr>
            <w:tcW w:w="0" w:type="auto"/>
            <w:shd w:val="clear" w:color="auto" w:fill="FFFFFF"/>
            <w:noWrap/>
            <w:vAlign w:val="bottom"/>
          </w:tcPr>
          <w:p w14:paraId="0FCB0A2A">
            <w:pPr>
              <w:ind w:firstLine="315"/>
              <w:jc w:val="center"/>
              <w:rPr>
                <w:rFonts w:ascii="Times New Roman" w:hAnsi="Times New Roman" w:cs="Times New Roman"/>
                <w:color w:val="000000"/>
                <w:szCs w:val="21"/>
              </w:rPr>
            </w:pPr>
          </w:p>
        </w:tc>
        <w:tc>
          <w:tcPr>
            <w:tcW w:w="0" w:type="auto"/>
            <w:shd w:val="clear" w:color="auto" w:fill="FFFFFF"/>
            <w:noWrap/>
            <w:vAlign w:val="bottom"/>
          </w:tcPr>
          <w:p w14:paraId="22F11284">
            <w:pPr>
              <w:ind w:firstLine="315"/>
              <w:jc w:val="center"/>
              <w:rPr>
                <w:rFonts w:ascii="Times New Roman" w:hAnsi="Times New Roman" w:cs="Times New Roman"/>
                <w:color w:val="000000"/>
                <w:szCs w:val="21"/>
              </w:rPr>
            </w:pPr>
          </w:p>
        </w:tc>
      </w:tr>
      <w:tr w14:paraId="62A91AF6">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3D1FD247">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办公费</w:t>
            </w:r>
          </w:p>
        </w:tc>
        <w:tc>
          <w:tcPr>
            <w:tcW w:w="0" w:type="auto"/>
            <w:shd w:val="clear" w:color="auto" w:fill="EEF5FA" w:themeFill="accent1" w:themeFillTint="19"/>
            <w:noWrap/>
            <w:vAlign w:val="bottom"/>
          </w:tcPr>
          <w:p w14:paraId="005DA183">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6000</w:t>
            </w:r>
          </w:p>
        </w:tc>
        <w:tc>
          <w:tcPr>
            <w:tcW w:w="0" w:type="auto"/>
            <w:shd w:val="clear" w:color="auto" w:fill="EEF5FA" w:themeFill="accent1" w:themeFillTint="19"/>
            <w:noWrap/>
            <w:vAlign w:val="bottom"/>
          </w:tcPr>
          <w:p w14:paraId="7FBB5C85">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6000</w:t>
            </w:r>
          </w:p>
        </w:tc>
        <w:tc>
          <w:tcPr>
            <w:tcW w:w="0" w:type="auto"/>
            <w:shd w:val="clear" w:color="auto" w:fill="EEF5FA" w:themeFill="accent1" w:themeFillTint="19"/>
            <w:noWrap/>
            <w:vAlign w:val="bottom"/>
          </w:tcPr>
          <w:p w14:paraId="1D3F3711">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6000</w:t>
            </w:r>
          </w:p>
        </w:tc>
      </w:tr>
      <w:tr w14:paraId="73928496">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7FE2F8CE">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设备折旧</w:t>
            </w:r>
          </w:p>
        </w:tc>
        <w:tc>
          <w:tcPr>
            <w:tcW w:w="0" w:type="auto"/>
            <w:shd w:val="clear" w:color="auto" w:fill="FFFFFF"/>
            <w:noWrap/>
            <w:vAlign w:val="bottom"/>
          </w:tcPr>
          <w:p w14:paraId="18B8DA42">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w:t>
            </w:r>
          </w:p>
        </w:tc>
        <w:tc>
          <w:tcPr>
            <w:tcW w:w="0" w:type="auto"/>
            <w:shd w:val="clear" w:color="auto" w:fill="FFFFFF"/>
            <w:noWrap/>
            <w:vAlign w:val="bottom"/>
          </w:tcPr>
          <w:p w14:paraId="586F489E">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w:t>
            </w:r>
          </w:p>
        </w:tc>
        <w:tc>
          <w:tcPr>
            <w:tcW w:w="0" w:type="auto"/>
            <w:shd w:val="clear" w:color="auto" w:fill="FFFFFF"/>
            <w:noWrap/>
            <w:vAlign w:val="bottom"/>
          </w:tcPr>
          <w:p w14:paraId="60FA17E1">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w:t>
            </w:r>
          </w:p>
        </w:tc>
      </w:tr>
      <w:tr w14:paraId="773B4D9B">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673532EB">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工资</w:t>
            </w:r>
          </w:p>
        </w:tc>
        <w:tc>
          <w:tcPr>
            <w:tcW w:w="0" w:type="auto"/>
            <w:shd w:val="clear" w:color="auto" w:fill="EEF5FA" w:themeFill="accent1" w:themeFillTint="19"/>
            <w:noWrap/>
            <w:vAlign w:val="bottom"/>
          </w:tcPr>
          <w:p w14:paraId="0DFE5435">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c>
          <w:tcPr>
            <w:tcW w:w="0" w:type="auto"/>
            <w:shd w:val="clear" w:color="auto" w:fill="EEF5FA" w:themeFill="accent1" w:themeFillTint="19"/>
            <w:noWrap/>
            <w:vAlign w:val="bottom"/>
          </w:tcPr>
          <w:p w14:paraId="5815FD5D">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c>
          <w:tcPr>
            <w:tcW w:w="0" w:type="auto"/>
            <w:shd w:val="clear" w:color="auto" w:fill="EEF5FA" w:themeFill="accent1" w:themeFillTint="19"/>
            <w:noWrap/>
            <w:vAlign w:val="bottom"/>
          </w:tcPr>
          <w:p w14:paraId="57895808">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r>
      <w:tr w14:paraId="154EB7EA">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2C87E46B">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合计</w:t>
            </w:r>
          </w:p>
        </w:tc>
        <w:tc>
          <w:tcPr>
            <w:tcW w:w="0" w:type="auto"/>
            <w:shd w:val="clear" w:color="auto" w:fill="FFFFFF"/>
            <w:noWrap/>
            <w:vAlign w:val="bottom"/>
          </w:tcPr>
          <w:p w14:paraId="069B0F9B">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140000</w:t>
            </w:r>
          </w:p>
        </w:tc>
        <w:tc>
          <w:tcPr>
            <w:tcW w:w="0" w:type="auto"/>
            <w:shd w:val="clear" w:color="auto" w:fill="FFFFFF"/>
            <w:noWrap/>
            <w:vAlign w:val="bottom"/>
          </w:tcPr>
          <w:p w14:paraId="697FF232">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140000</w:t>
            </w:r>
          </w:p>
        </w:tc>
        <w:tc>
          <w:tcPr>
            <w:tcW w:w="0" w:type="auto"/>
            <w:shd w:val="clear" w:color="auto" w:fill="FFFFFF"/>
            <w:noWrap/>
            <w:vAlign w:val="bottom"/>
          </w:tcPr>
          <w:p w14:paraId="5947E5ED">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140000</w:t>
            </w:r>
          </w:p>
        </w:tc>
      </w:tr>
      <w:tr w14:paraId="72CC224A">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20138228">
            <w:pPr>
              <w:ind w:firstLine="315"/>
              <w:jc w:val="center"/>
              <w:rPr>
                <w:rFonts w:ascii="Times New Roman" w:hAnsi="Times New Roman" w:cs="Times New Roman"/>
                <w:color w:val="000000"/>
                <w:szCs w:val="21"/>
              </w:rPr>
            </w:pPr>
          </w:p>
        </w:tc>
        <w:tc>
          <w:tcPr>
            <w:tcW w:w="0" w:type="auto"/>
            <w:shd w:val="clear" w:color="auto" w:fill="EEF5FA" w:themeFill="accent1" w:themeFillTint="19"/>
            <w:noWrap/>
            <w:vAlign w:val="bottom"/>
          </w:tcPr>
          <w:p w14:paraId="518856E5">
            <w:pPr>
              <w:ind w:firstLine="315"/>
              <w:jc w:val="center"/>
              <w:rPr>
                <w:rFonts w:ascii="Times New Roman" w:hAnsi="Times New Roman" w:cs="Times New Roman"/>
                <w:color w:val="000000"/>
                <w:szCs w:val="21"/>
              </w:rPr>
            </w:pPr>
          </w:p>
        </w:tc>
        <w:tc>
          <w:tcPr>
            <w:tcW w:w="0" w:type="auto"/>
            <w:shd w:val="clear" w:color="auto" w:fill="EEF5FA" w:themeFill="accent1" w:themeFillTint="19"/>
            <w:noWrap/>
            <w:vAlign w:val="bottom"/>
          </w:tcPr>
          <w:p w14:paraId="2A0CD2C6">
            <w:pPr>
              <w:ind w:firstLine="315"/>
              <w:jc w:val="center"/>
              <w:rPr>
                <w:rFonts w:ascii="Times New Roman" w:hAnsi="Times New Roman" w:cs="Times New Roman"/>
                <w:color w:val="000000"/>
                <w:szCs w:val="21"/>
              </w:rPr>
            </w:pPr>
          </w:p>
        </w:tc>
        <w:tc>
          <w:tcPr>
            <w:tcW w:w="0" w:type="auto"/>
            <w:shd w:val="clear" w:color="auto" w:fill="EEF5FA" w:themeFill="accent1" w:themeFillTint="19"/>
            <w:noWrap/>
            <w:vAlign w:val="bottom"/>
          </w:tcPr>
          <w:p w14:paraId="11906A0D">
            <w:pPr>
              <w:ind w:firstLine="315"/>
              <w:jc w:val="center"/>
              <w:rPr>
                <w:rFonts w:ascii="Times New Roman" w:hAnsi="Times New Roman" w:cs="Times New Roman"/>
                <w:color w:val="000000"/>
                <w:szCs w:val="21"/>
              </w:rPr>
            </w:pPr>
          </w:p>
        </w:tc>
      </w:tr>
      <w:tr w14:paraId="52C00AA4">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260D1C80">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销售费用</w:t>
            </w:r>
          </w:p>
        </w:tc>
        <w:tc>
          <w:tcPr>
            <w:tcW w:w="0" w:type="auto"/>
            <w:shd w:val="clear" w:color="auto" w:fill="FFFFFF"/>
            <w:noWrap/>
            <w:vAlign w:val="bottom"/>
          </w:tcPr>
          <w:p w14:paraId="71737455">
            <w:pPr>
              <w:ind w:firstLine="315"/>
              <w:jc w:val="center"/>
              <w:rPr>
                <w:rFonts w:ascii="Times New Roman" w:hAnsi="Times New Roman" w:cs="Times New Roman"/>
                <w:color w:val="000000"/>
                <w:szCs w:val="21"/>
              </w:rPr>
            </w:pPr>
          </w:p>
        </w:tc>
        <w:tc>
          <w:tcPr>
            <w:tcW w:w="0" w:type="auto"/>
            <w:shd w:val="clear" w:color="auto" w:fill="FFFFFF"/>
            <w:noWrap/>
            <w:vAlign w:val="bottom"/>
          </w:tcPr>
          <w:p w14:paraId="3151F3F0">
            <w:pPr>
              <w:ind w:firstLine="315"/>
              <w:jc w:val="center"/>
              <w:rPr>
                <w:rFonts w:ascii="Times New Roman" w:hAnsi="Times New Roman" w:cs="Times New Roman"/>
                <w:color w:val="000000"/>
                <w:szCs w:val="21"/>
              </w:rPr>
            </w:pPr>
          </w:p>
        </w:tc>
        <w:tc>
          <w:tcPr>
            <w:tcW w:w="0" w:type="auto"/>
            <w:shd w:val="clear" w:color="auto" w:fill="FFFFFF"/>
            <w:noWrap/>
            <w:vAlign w:val="bottom"/>
          </w:tcPr>
          <w:p w14:paraId="4D2C7D56">
            <w:pPr>
              <w:ind w:firstLine="315"/>
              <w:jc w:val="center"/>
              <w:rPr>
                <w:rFonts w:ascii="Times New Roman" w:hAnsi="Times New Roman" w:cs="Times New Roman"/>
                <w:color w:val="000000"/>
                <w:szCs w:val="21"/>
              </w:rPr>
            </w:pPr>
          </w:p>
        </w:tc>
      </w:tr>
      <w:tr w14:paraId="18B7E688">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580D25B7">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广告费用</w:t>
            </w:r>
          </w:p>
        </w:tc>
        <w:tc>
          <w:tcPr>
            <w:tcW w:w="0" w:type="auto"/>
            <w:shd w:val="clear" w:color="auto" w:fill="EEF5FA" w:themeFill="accent1" w:themeFillTint="19"/>
            <w:noWrap/>
            <w:vAlign w:val="bottom"/>
          </w:tcPr>
          <w:p w14:paraId="25FEA8DF">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80000</w:t>
            </w:r>
          </w:p>
        </w:tc>
        <w:tc>
          <w:tcPr>
            <w:tcW w:w="0" w:type="auto"/>
            <w:shd w:val="clear" w:color="auto" w:fill="EEF5FA" w:themeFill="accent1" w:themeFillTint="19"/>
            <w:noWrap/>
            <w:vAlign w:val="bottom"/>
          </w:tcPr>
          <w:p w14:paraId="0AE81051">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100000</w:t>
            </w:r>
          </w:p>
        </w:tc>
        <w:tc>
          <w:tcPr>
            <w:tcW w:w="0" w:type="auto"/>
            <w:shd w:val="clear" w:color="auto" w:fill="EEF5FA" w:themeFill="accent1" w:themeFillTint="19"/>
            <w:noWrap/>
            <w:vAlign w:val="bottom"/>
          </w:tcPr>
          <w:p w14:paraId="26637360">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r>
      <w:tr w14:paraId="5F5D46A5">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46E28904">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工资</w:t>
            </w:r>
          </w:p>
        </w:tc>
        <w:tc>
          <w:tcPr>
            <w:tcW w:w="0" w:type="auto"/>
            <w:shd w:val="clear" w:color="auto" w:fill="FFFFFF"/>
            <w:noWrap/>
            <w:vAlign w:val="bottom"/>
          </w:tcPr>
          <w:p w14:paraId="43675425">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60000</w:t>
            </w:r>
          </w:p>
        </w:tc>
        <w:tc>
          <w:tcPr>
            <w:tcW w:w="0" w:type="auto"/>
            <w:shd w:val="clear" w:color="auto" w:fill="FFFFFF"/>
            <w:noWrap/>
            <w:vAlign w:val="bottom"/>
          </w:tcPr>
          <w:p w14:paraId="75E603EB">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c>
          <w:tcPr>
            <w:tcW w:w="0" w:type="auto"/>
            <w:shd w:val="clear" w:color="auto" w:fill="FFFFFF"/>
            <w:noWrap/>
            <w:vAlign w:val="bottom"/>
          </w:tcPr>
          <w:p w14:paraId="004D2547">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120000</w:t>
            </w:r>
          </w:p>
        </w:tc>
      </w:tr>
      <w:tr w14:paraId="27B2F607">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3E7CB1C5">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合计</w:t>
            </w:r>
          </w:p>
        </w:tc>
        <w:tc>
          <w:tcPr>
            <w:tcW w:w="0" w:type="auto"/>
            <w:shd w:val="clear" w:color="auto" w:fill="EEF5FA" w:themeFill="accent1" w:themeFillTint="19"/>
            <w:noWrap/>
            <w:vAlign w:val="bottom"/>
          </w:tcPr>
          <w:p w14:paraId="084F49E6">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140000</w:t>
            </w:r>
          </w:p>
        </w:tc>
        <w:tc>
          <w:tcPr>
            <w:tcW w:w="0" w:type="auto"/>
            <w:shd w:val="clear" w:color="auto" w:fill="EEF5FA" w:themeFill="accent1" w:themeFillTint="19"/>
            <w:noWrap/>
            <w:vAlign w:val="bottom"/>
          </w:tcPr>
          <w:p w14:paraId="79ACFEB8">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220000</w:t>
            </w:r>
          </w:p>
        </w:tc>
        <w:tc>
          <w:tcPr>
            <w:tcW w:w="0" w:type="auto"/>
            <w:shd w:val="clear" w:color="auto" w:fill="EEF5FA" w:themeFill="accent1" w:themeFillTint="19"/>
            <w:noWrap/>
            <w:vAlign w:val="bottom"/>
          </w:tcPr>
          <w:p w14:paraId="5AE917F0">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240000</w:t>
            </w:r>
          </w:p>
        </w:tc>
      </w:tr>
      <w:tr w14:paraId="06682D3F">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2C23F81F">
            <w:pPr>
              <w:ind w:firstLine="315"/>
              <w:jc w:val="center"/>
              <w:rPr>
                <w:rFonts w:ascii="Times New Roman" w:hAnsi="Times New Roman" w:cs="Times New Roman"/>
                <w:color w:val="000000"/>
                <w:szCs w:val="21"/>
              </w:rPr>
            </w:pPr>
          </w:p>
        </w:tc>
        <w:tc>
          <w:tcPr>
            <w:tcW w:w="0" w:type="auto"/>
            <w:shd w:val="clear" w:color="auto" w:fill="FFFFFF"/>
            <w:noWrap/>
            <w:vAlign w:val="bottom"/>
          </w:tcPr>
          <w:p w14:paraId="055003BC">
            <w:pPr>
              <w:ind w:firstLine="315"/>
              <w:jc w:val="center"/>
              <w:rPr>
                <w:rFonts w:ascii="Times New Roman" w:hAnsi="Times New Roman" w:cs="Times New Roman"/>
                <w:color w:val="000000"/>
                <w:szCs w:val="21"/>
              </w:rPr>
            </w:pPr>
          </w:p>
        </w:tc>
        <w:tc>
          <w:tcPr>
            <w:tcW w:w="0" w:type="auto"/>
            <w:shd w:val="clear" w:color="auto" w:fill="FFFFFF"/>
            <w:noWrap/>
            <w:vAlign w:val="bottom"/>
          </w:tcPr>
          <w:p w14:paraId="1D7CE983">
            <w:pPr>
              <w:ind w:firstLine="315"/>
              <w:jc w:val="center"/>
              <w:rPr>
                <w:rFonts w:ascii="Times New Roman" w:hAnsi="Times New Roman" w:cs="Times New Roman"/>
                <w:color w:val="000000"/>
                <w:szCs w:val="21"/>
              </w:rPr>
            </w:pPr>
          </w:p>
        </w:tc>
        <w:tc>
          <w:tcPr>
            <w:tcW w:w="0" w:type="auto"/>
            <w:shd w:val="clear" w:color="auto" w:fill="FFFFFF"/>
            <w:noWrap/>
            <w:vAlign w:val="bottom"/>
          </w:tcPr>
          <w:p w14:paraId="78A2C698">
            <w:pPr>
              <w:ind w:firstLine="315"/>
              <w:jc w:val="center"/>
              <w:rPr>
                <w:rFonts w:ascii="Times New Roman" w:hAnsi="Times New Roman" w:cs="Times New Roman"/>
                <w:color w:val="000000"/>
                <w:szCs w:val="21"/>
              </w:rPr>
            </w:pPr>
          </w:p>
        </w:tc>
      </w:tr>
      <w:tr w14:paraId="320A5C52">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203DDCA6">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财务费用</w:t>
            </w:r>
          </w:p>
        </w:tc>
        <w:tc>
          <w:tcPr>
            <w:tcW w:w="0" w:type="auto"/>
            <w:shd w:val="clear" w:color="auto" w:fill="EEF5FA" w:themeFill="accent1" w:themeFillTint="19"/>
            <w:noWrap/>
            <w:vAlign w:val="bottom"/>
          </w:tcPr>
          <w:p w14:paraId="72868092">
            <w:pPr>
              <w:ind w:firstLine="315"/>
              <w:jc w:val="center"/>
              <w:rPr>
                <w:rFonts w:ascii="Times New Roman" w:hAnsi="Times New Roman" w:cs="Times New Roman"/>
                <w:color w:val="000000"/>
                <w:szCs w:val="21"/>
              </w:rPr>
            </w:pPr>
          </w:p>
        </w:tc>
        <w:tc>
          <w:tcPr>
            <w:tcW w:w="0" w:type="auto"/>
            <w:shd w:val="clear" w:color="auto" w:fill="EEF5FA" w:themeFill="accent1" w:themeFillTint="19"/>
            <w:noWrap/>
            <w:vAlign w:val="bottom"/>
          </w:tcPr>
          <w:p w14:paraId="6586FC99">
            <w:pPr>
              <w:ind w:firstLine="315"/>
              <w:jc w:val="center"/>
              <w:rPr>
                <w:rFonts w:ascii="Times New Roman" w:hAnsi="Times New Roman" w:cs="Times New Roman"/>
                <w:color w:val="000000"/>
                <w:szCs w:val="21"/>
              </w:rPr>
            </w:pPr>
          </w:p>
        </w:tc>
        <w:tc>
          <w:tcPr>
            <w:tcW w:w="0" w:type="auto"/>
            <w:shd w:val="clear" w:color="auto" w:fill="EEF5FA" w:themeFill="accent1" w:themeFillTint="19"/>
            <w:noWrap/>
            <w:vAlign w:val="bottom"/>
          </w:tcPr>
          <w:p w14:paraId="067E1D51">
            <w:pPr>
              <w:ind w:firstLine="315"/>
              <w:jc w:val="center"/>
              <w:rPr>
                <w:rFonts w:ascii="Times New Roman" w:hAnsi="Times New Roman" w:cs="Times New Roman"/>
                <w:color w:val="000000"/>
                <w:szCs w:val="21"/>
              </w:rPr>
            </w:pPr>
          </w:p>
        </w:tc>
      </w:tr>
      <w:tr w14:paraId="09B09E68">
        <w:tblPrEx>
          <w:tblCellMar>
            <w:top w:w="0" w:type="dxa"/>
            <w:left w:w="108" w:type="dxa"/>
            <w:bottom w:w="0" w:type="dxa"/>
            <w:right w:w="108" w:type="dxa"/>
          </w:tblCellMar>
        </w:tblPrEx>
        <w:trPr>
          <w:trHeight w:val="312" w:hRule="atLeast"/>
          <w:jc w:val="center"/>
        </w:trPr>
        <w:tc>
          <w:tcPr>
            <w:tcW w:w="0" w:type="auto"/>
            <w:shd w:val="clear" w:color="auto" w:fill="FFFFFF"/>
            <w:noWrap/>
            <w:vAlign w:val="bottom"/>
          </w:tcPr>
          <w:p w14:paraId="1D439A0B">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利息</w:t>
            </w:r>
          </w:p>
        </w:tc>
        <w:tc>
          <w:tcPr>
            <w:tcW w:w="0" w:type="auto"/>
            <w:shd w:val="clear" w:color="auto" w:fill="FFFFFF"/>
            <w:noWrap/>
            <w:vAlign w:val="bottom"/>
          </w:tcPr>
          <w:p w14:paraId="25B2ADE8">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5000</w:t>
            </w:r>
          </w:p>
        </w:tc>
        <w:tc>
          <w:tcPr>
            <w:tcW w:w="0" w:type="auto"/>
            <w:shd w:val="clear" w:color="auto" w:fill="FFFFFF"/>
            <w:noWrap/>
            <w:vAlign w:val="bottom"/>
          </w:tcPr>
          <w:p w14:paraId="79670811">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5000</w:t>
            </w:r>
          </w:p>
        </w:tc>
        <w:tc>
          <w:tcPr>
            <w:tcW w:w="0" w:type="auto"/>
            <w:shd w:val="clear" w:color="auto" w:fill="FFFFFF"/>
            <w:noWrap/>
            <w:vAlign w:val="bottom"/>
          </w:tcPr>
          <w:p w14:paraId="53E7F708">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5000</w:t>
            </w:r>
          </w:p>
        </w:tc>
      </w:tr>
      <w:tr w14:paraId="584523B4">
        <w:tblPrEx>
          <w:tblCellMar>
            <w:top w:w="0" w:type="dxa"/>
            <w:left w:w="108" w:type="dxa"/>
            <w:bottom w:w="0" w:type="dxa"/>
            <w:right w:w="108" w:type="dxa"/>
          </w:tblCellMar>
        </w:tblPrEx>
        <w:trPr>
          <w:trHeight w:val="312" w:hRule="atLeast"/>
          <w:jc w:val="center"/>
        </w:trPr>
        <w:tc>
          <w:tcPr>
            <w:tcW w:w="0" w:type="auto"/>
            <w:shd w:val="clear" w:color="auto" w:fill="EEF5FA" w:themeFill="accent1" w:themeFillTint="19"/>
            <w:noWrap/>
            <w:vAlign w:val="bottom"/>
          </w:tcPr>
          <w:p w14:paraId="33B9F06C">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员工薪酬</w:t>
            </w:r>
          </w:p>
        </w:tc>
        <w:tc>
          <w:tcPr>
            <w:tcW w:w="0" w:type="auto"/>
            <w:shd w:val="clear" w:color="auto" w:fill="EEF5FA" w:themeFill="accent1" w:themeFillTint="19"/>
            <w:noWrap/>
            <w:vAlign w:val="bottom"/>
          </w:tcPr>
          <w:p w14:paraId="449096AB">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180000</w:t>
            </w:r>
          </w:p>
        </w:tc>
        <w:tc>
          <w:tcPr>
            <w:tcW w:w="0" w:type="auto"/>
            <w:shd w:val="clear" w:color="auto" w:fill="EEF5FA" w:themeFill="accent1" w:themeFillTint="19"/>
            <w:noWrap/>
            <w:vAlign w:val="bottom"/>
          </w:tcPr>
          <w:p w14:paraId="601C0E26">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180000</w:t>
            </w:r>
          </w:p>
        </w:tc>
        <w:tc>
          <w:tcPr>
            <w:tcW w:w="0" w:type="auto"/>
            <w:shd w:val="clear" w:color="auto" w:fill="EEF5FA" w:themeFill="accent1" w:themeFillTint="19"/>
            <w:noWrap/>
            <w:vAlign w:val="bottom"/>
          </w:tcPr>
          <w:p w14:paraId="5E08777F">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180000</w:t>
            </w:r>
          </w:p>
        </w:tc>
      </w:tr>
      <w:tr w14:paraId="7ADFB49D">
        <w:tblPrEx>
          <w:tblCellMar>
            <w:top w:w="0" w:type="dxa"/>
            <w:left w:w="108" w:type="dxa"/>
            <w:bottom w:w="0" w:type="dxa"/>
            <w:right w:w="108" w:type="dxa"/>
          </w:tblCellMar>
        </w:tblPrEx>
        <w:trPr>
          <w:trHeight w:val="312" w:hRule="atLeast"/>
          <w:jc w:val="center"/>
        </w:trPr>
        <w:tc>
          <w:tcPr>
            <w:tcW w:w="0" w:type="auto"/>
            <w:tcBorders>
              <w:top w:val="nil"/>
              <w:left w:val="nil"/>
              <w:bottom w:val="single" w:color="5B9BD5" w:themeColor="accent1" w:sz="6" w:space="0"/>
              <w:right w:val="nil"/>
            </w:tcBorders>
            <w:shd w:val="clear" w:color="auto" w:fill="FFFFFF"/>
            <w:noWrap/>
            <w:vAlign w:val="bottom"/>
          </w:tcPr>
          <w:p w14:paraId="461ECB1D">
            <w:pPr>
              <w:ind w:firstLine="315"/>
              <w:jc w:val="center"/>
              <w:textAlignment w:val="bottom"/>
              <w:rPr>
                <w:rFonts w:ascii="Times New Roman" w:hAnsi="Times New Roman" w:cs="Times New Roman"/>
                <w:color w:val="000000"/>
                <w:szCs w:val="21"/>
              </w:rPr>
            </w:pPr>
            <w:r>
              <w:rPr>
                <w:rFonts w:hint="eastAsia" w:ascii="Times New Roman" w:hAnsi="Times New Roman" w:cs="Times New Roman"/>
                <w:color w:val="000000"/>
                <w:szCs w:val="21"/>
                <w:lang w:bidi="ar"/>
              </w:rPr>
              <w:t>合计</w:t>
            </w:r>
          </w:p>
        </w:tc>
        <w:tc>
          <w:tcPr>
            <w:tcW w:w="0" w:type="auto"/>
            <w:tcBorders>
              <w:top w:val="nil"/>
              <w:left w:val="nil"/>
              <w:bottom w:val="single" w:color="5B9BD5" w:themeColor="accent1" w:sz="6" w:space="0"/>
              <w:right w:val="nil"/>
            </w:tcBorders>
            <w:shd w:val="clear" w:color="auto" w:fill="FFFFFF"/>
            <w:noWrap/>
            <w:vAlign w:val="bottom"/>
          </w:tcPr>
          <w:p w14:paraId="3D9EE47A">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185000</w:t>
            </w:r>
          </w:p>
        </w:tc>
        <w:tc>
          <w:tcPr>
            <w:tcW w:w="0" w:type="auto"/>
            <w:tcBorders>
              <w:top w:val="nil"/>
              <w:left w:val="nil"/>
              <w:bottom w:val="single" w:color="5B9BD5" w:themeColor="accent1" w:sz="6" w:space="0"/>
              <w:right w:val="nil"/>
            </w:tcBorders>
            <w:shd w:val="clear" w:color="auto" w:fill="FFFFFF"/>
            <w:noWrap/>
            <w:vAlign w:val="bottom"/>
          </w:tcPr>
          <w:p w14:paraId="609BE47A">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185000</w:t>
            </w:r>
          </w:p>
        </w:tc>
        <w:tc>
          <w:tcPr>
            <w:tcW w:w="0" w:type="auto"/>
            <w:tcBorders>
              <w:top w:val="nil"/>
              <w:left w:val="nil"/>
              <w:bottom w:val="single" w:color="5B9BD5" w:themeColor="accent1" w:sz="6" w:space="0"/>
              <w:right w:val="nil"/>
            </w:tcBorders>
            <w:shd w:val="clear" w:color="auto" w:fill="FFFFFF"/>
            <w:noWrap/>
            <w:vAlign w:val="bottom"/>
          </w:tcPr>
          <w:p w14:paraId="477C4F4E">
            <w:pPr>
              <w:ind w:firstLine="315"/>
              <w:jc w:val="center"/>
              <w:textAlignment w:val="bottom"/>
              <w:rPr>
                <w:rFonts w:ascii="Times New Roman" w:hAnsi="Times New Roman" w:cs="Times New Roman"/>
                <w:color w:val="000000"/>
                <w:szCs w:val="21"/>
              </w:rPr>
            </w:pPr>
            <w:r>
              <w:rPr>
                <w:rFonts w:ascii="Times New Roman" w:hAnsi="Times New Roman" w:cs="Times New Roman"/>
                <w:color w:val="000000"/>
                <w:szCs w:val="21"/>
                <w:lang w:bidi="ar"/>
              </w:rPr>
              <w:t>185000</w:t>
            </w:r>
          </w:p>
        </w:tc>
      </w:tr>
    </w:tbl>
    <w:p w14:paraId="44D6CBD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在智慧养老业务的财务分析中，期间费用对盈利影响显著。管理费用保持稳定，主要来自固定支出，如工资、设备折旧和办公费，销售费用呈上升趋势，主要因广告投入加大及销售团队扩编，反映市场推广力度增强，预计将带动收入增长。财务费用维持18.5万元/年，其中员工薪酬占比97%，利息支出较低。</w:t>
      </w:r>
    </w:p>
    <w:p w14:paraId="7EB7A4D0">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96" w:name="_Toc27919"/>
      <w:bookmarkStart w:id="397" w:name="_Toc14402"/>
      <w:r>
        <w:rPr>
          <w:rFonts w:hint="eastAsia" w:ascii="黑体" w:hAnsi="黑体" w:eastAsia="黑体"/>
          <w:color w:val="000000" w:themeColor="text1"/>
          <w14:textFill>
            <w14:solidFill>
              <w14:schemeClr w14:val="tx1"/>
            </w14:solidFill>
          </w14:textFill>
        </w:rPr>
        <w:t>6.2.4 财务报表</w:t>
      </w:r>
      <w:bookmarkEnd w:id="396"/>
      <w:bookmarkEnd w:id="397"/>
    </w:p>
    <w:p w14:paraId="34EA756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基于大学生创业政策支持，项目采用“权益融资为主（50万元）+低息负债（10万元）”的轻资产模式。其中创始人控股70%，形成稳定治理结构。初期资产配置凸显技术驱动特性：无形资产（专利技术）占比50%，固定资产以物流车辆（80%）和办公设备为主，符合智慧养老“科技+服务”的行业特征。</w:t>
      </w:r>
    </w:p>
    <w:p w14:paraId="566DAC33">
      <w:pPr>
        <w:widowControl w:val="0"/>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表6.8 盈利结构分析</w:t>
      </w:r>
    </w:p>
    <w:tbl>
      <w:tblPr>
        <w:tblStyle w:val="23"/>
        <w:tblW w:w="0" w:type="auto"/>
        <w:jc w:val="center"/>
        <w:tblLayout w:type="autofit"/>
        <w:tblCellMar>
          <w:top w:w="0" w:type="dxa"/>
          <w:left w:w="108" w:type="dxa"/>
          <w:bottom w:w="0" w:type="dxa"/>
          <w:right w:w="108" w:type="dxa"/>
        </w:tblCellMar>
      </w:tblPr>
      <w:tblGrid>
        <w:gridCol w:w="1560"/>
        <w:gridCol w:w="1701"/>
        <w:gridCol w:w="1600"/>
        <w:gridCol w:w="1014"/>
        <w:gridCol w:w="2431"/>
      </w:tblGrid>
      <w:tr w14:paraId="0D3FEF1F">
        <w:tblPrEx>
          <w:tblCellMar>
            <w:top w:w="0" w:type="dxa"/>
            <w:left w:w="108" w:type="dxa"/>
            <w:bottom w:w="0" w:type="dxa"/>
            <w:right w:w="108" w:type="dxa"/>
          </w:tblCellMar>
        </w:tblPrEx>
        <w:trPr>
          <w:tblHeader/>
          <w:jc w:val="center"/>
        </w:trPr>
        <w:tc>
          <w:tcPr>
            <w:tcW w:w="1560" w:type="dxa"/>
            <w:shd w:val="clear" w:color="auto" w:fill="5B9BD5" w:themeFill="accent1"/>
            <w:tcMar>
              <w:top w:w="120" w:type="dxa"/>
              <w:left w:w="0" w:type="dxa"/>
              <w:bottom w:w="120" w:type="dxa"/>
              <w:right w:w="120" w:type="dxa"/>
            </w:tcMar>
            <w:vAlign w:val="center"/>
          </w:tcPr>
          <w:p w14:paraId="6CFB5CBA">
            <w:pPr>
              <w:spacing w:line="300" w:lineRule="auto"/>
              <w:ind w:firstLine="0" w:firstLineChars="0"/>
              <w:jc w:val="center"/>
              <w:rPr>
                <w:rFonts w:ascii="宋体" w:hAnsi="宋体" w:cs="宋体"/>
                <w:b/>
                <w:color w:val="FFFFFF"/>
                <w:szCs w:val="21"/>
              </w:rPr>
            </w:pPr>
            <w:r>
              <w:rPr>
                <w:rFonts w:hint="eastAsia" w:ascii="宋体" w:hAnsi="宋体" w:cs="宋体"/>
                <w:b/>
                <w:color w:val="FFFFFF"/>
                <w:szCs w:val="21"/>
              </w:rPr>
              <w:t>产品线</w:t>
            </w:r>
          </w:p>
        </w:tc>
        <w:tc>
          <w:tcPr>
            <w:tcW w:w="1701" w:type="dxa"/>
            <w:shd w:val="clear" w:color="auto" w:fill="5B9BD5" w:themeFill="accent1"/>
            <w:tcMar>
              <w:top w:w="120" w:type="dxa"/>
              <w:left w:w="120" w:type="dxa"/>
              <w:bottom w:w="120" w:type="dxa"/>
              <w:right w:w="120" w:type="dxa"/>
            </w:tcMar>
            <w:vAlign w:val="center"/>
          </w:tcPr>
          <w:p w14:paraId="7F1C7EFB">
            <w:pPr>
              <w:spacing w:line="300" w:lineRule="auto"/>
              <w:ind w:firstLine="0" w:firstLineChars="0"/>
              <w:jc w:val="center"/>
              <w:rPr>
                <w:rFonts w:ascii="宋体" w:hAnsi="宋体" w:cs="宋体"/>
                <w:b/>
                <w:color w:val="FFFFFF"/>
                <w:szCs w:val="21"/>
              </w:rPr>
            </w:pPr>
            <w:r>
              <w:rPr>
                <w:rFonts w:hint="eastAsia" w:ascii="宋体" w:hAnsi="宋体" w:cs="宋体"/>
                <w:b/>
                <w:color w:val="FFFFFF"/>
                <w:szCs w:val="21"/>
              </w:rPr>
              <w:t>2026年毛利润</w:t>
            </w:r>
          </w:p>
        </w:tc>
        <w:tc>
          <w:tcPr>
            <w:tcW w:w="1600" w:type="dxa"/>
            <w:shd w:val="clear" w:color="auto" w:fill="5B9BD5" w:themeFill="accent1"/>
            <w:tcMar>
              <w:top w:w="120" w:type="dxa"/>
              <w:left w:w="120" w:type="dxa"/>
              <w:bottom w:w="120" w:type="dxa"/>
              <w:right w:w="120" w:type="dxa"/>
            </w:tcMar>
            <w:vAlign w:val="center"/>
          </w:tcPr>
          <w:p w14:paraId="467AECE4">
            <w:pPr>
              <w:spacing w:line="300" w:lineRule="auto"/>
              <w:ind w:firstLine="0" w:firstLineChars="0"/>
              <w:jc w:val="center"/>
              <w:rPr>
                <w:rFonts w:ascii="宋体" w:hAnsi="宋体" w:cs="宋体"/>
                <w:b/>
                <w:color w:val="FFFFFF"/>
                <w:szCs w:val="21"/>
              </w:rPr>
            </w:pPr>
            <w:r>
              <w:rPr>
                <w:rFonts w:hint="eastAsia" w:ascii="宋体" w:hAnsi="宋体" w:cs="宋体"/>
                <w:b/>
                <w:color w:val="FFFFFF"/>
                <w:szCs w:val="21"/>
              </w:rPr>
              <w:t>2028年毛利润</w:t>
            </w:r>
          </w:p>
        </w:tc>
        <w:tc>
          <w:tcPr>
            <w:tcW w:w="1014" w:type="dxa"/>
            <w:shd w:val="clear" w:color="auto" w:fill="5B9BD5" w:themeFill="accent1"/>
            <w:tcMar>
              <w:top w:w="120" w:type="dxa"/>
              <w:left w:w="120" w:type="dxa"/>
              <w:bottom w:w="120" w:type="dxa"/>
              <w:right w:w="120" w:type="dxa"/>
            </w:tcMar>
            <w:vAlign w:val="center"/>
          </w:tcPr>
          <w:p w14:paraId="76364D2F">
            <w:pPr>
              <w:spacing w:line="300" w:lineRule="auto"/>
              <w:ind w:firstLine="0" w:firstLineChars="0"/>
              <w:jc w:val="center"/>
              <w:rPr>
                <w:rFonts w:ascii="宋体" w:hAnsi="宋体" w:cs="宋体"/>
                <w:b/>
                <w:color w:val="FFFFFF"/>
                <w:szCs w:val="21"/>
              </w:rPr>
            </w:pPr>
            <w:r>
              <w:rPr>
                <w:rFonts w:hint="eastAsia" w:ascii="宋体" w:hAnsi="宋体" w:cs="宋体"/>
                <w:b/>
                <w:color w:val="FFFFFF"/>
                <w:szCs w:val="21"/>
              </w:rPr>
              <w:t>CAGR</w:t>
            </w:r>
          </w:p>
        </w:tc>
        <w:tc>
          <w:tcPr>
            <w:tcW w:w="2431" w:type="dxa"/>
            <w:shd w:val="clear" w:color="auto" w:fill="5B9BD5" w:themeFill="accent1"/>
            <w:tcMar>
              <w:top w:w="120" w:type="dxa"/>
              <w:left w:w="120" w:type="dxa"/>
              <w:bottom w:w="120" w:type="dxa"/>
              <w:right w:w="120" w:type="dxa"/>
            </w:tcMar>
            <w:vAlign w:val="center"/>
          </w:tcPr>
          <w:p w14:paraId="33238F3F">
            <w:pPr>
              <w:spacing w:line="300" w:lineRule="auto"/>
              <w:ind w:firstLine="0" w:firstLineChars="0"/>
              <w:jc w:val="center"/>
              <w:rPr>
                <w:rFonts w:ascii="宋体" w:hAnsi="宋体" w:cs="宋体"/>
                <w:b/>
                <w:color w:val="FFFFFF"/>
                <w:szCs w:val="21"/>
              </w:rPr>
            </w:pPr>
            <w:r>
              <w:rPr>
                <w:rFonts w:hint="eastAsia" w:ascii="宋体" w:hAnsi="宋体" w:cs="宋体"/>
                <w:b/>
                <w:color w:val="FFFFFF"/>
                <w:szCs w:val="21"/>
              </w:rPr>
              <w:t>毛利率特征</w:t>
            </w:r>
          </w:p>
        </w:tc>
      </w:tr>
      <w:tr w14:paraId="34B4D0A3">
        <w:tblPrEx>
          <w:tblCellMar>
            <w:top w:w="0" w:type="dxa"/>
            <w:left w:w="108" w:type="dxa"/>
            <w:bottom w:w="0" w:type="dxa"/>
            <w:right w:w="108" w:type="dxa"/>
          </w:tblCellMar>
        </w:tblPrEx>
        <w:trPr>
          <w:jc w:val="center"/>
        </w:trPr>
        <w:tc>
          <w:tcPr>
            <w:tcW w:w="1560" w:type="dxa"/>
            <w:shd w:val="clear" w:color="auto" w:fill="FFFFFF"/>
            <w:tcMar>
              <w:top w:w="120" w:type="dxa"/>
              <w:left w:w="0" w:type="dxa"/>
              <w:bottom w:w="120" w:type="dxa"/>
              <w:right w:w="120" w:type="dxa"/>
            </w:tcMar>
            <w:vAlign w:val="center"/>
          </w:tcPr>
          <w:p w14:paraId="1D1FF268">
            <w:pPr>
              <w:spacing w:line="300" w:lineRule="auto"/>
              <w:ind w:firstLine="0" w:firstLineChars="0"/>
              <w:jc w:val="center"/>
              <w:rPr>
                <w:rFonts w:ascii="宋体" w:hAnsi="宋体" w:cs="宋体"/>
                <w:color w:val="000000"/>
                <w:szCs w:val="21"/>
              </w:rPr>
            </w:pPr>
            <w:r>
              <w:rPr>
                <w:rFonts w:ascii="Times New Roman" w:hAnsi="Times New Roman" w:eastAsia="等线" w:cs="Times New Roman"/>
                <w:color w:val="000000"/>
                <w:szCs w:val="21"/>
                <w:lang w:bidi="ar"/>
              </w:rPr>
              <w:t>AI</w:t>
            </w:r>
            <w:r>
              <w:rPr>
                <w:rFonts w:hint="eastAsia"/>
                <w:color w:val="000000" w:themeColor="text1"/>
                <w14:textFill>
                  <w14:solidFill>
                    <w14:schemeClr w14:val="tx1"/>
                  </w14:solidFill>
                </w14:textFill>
              </w:rPr>
              <w:t>语音交互心灵陪伴机器人</w:t>
            </w:r>
          </w:p>
        </w:tc>
        <w:tc>
          <w:tcPr>
            <w:tcW w:w="1701" w:type="dxa"/>
            <w:shd w:val="clear" w:color="auto" w:fill="FFFFFF"/>
            <w:tcMar>
              <w:top w:w="120" w:type="dxa"/>
              <w:left w:w="120" w:type="dxa"/>
              <w:bottom w:w="120" w:type="dxa"/>
              <w:right w:w="120" w:type="dxa"/>
            </w:tcMar>
            <w:vAlign w:val="center"/>
          </w:tcPr>
          <w:p w14:paraId="75602A7B">
            <w:pPr>
              <w:spacing w:line="300" w:lineRule="auto"/>
              <w:ind w:firstLine="0" w:firstLineChars="0"/>
              <w:jc w:val="center"/>
              <w:rPr>
                <w:rFonts w:ascii="宋体" w:hAnsi="宋体" w:cs="宋体"/>
                <w:color w:val="000000"/>
                <w:szCs w:val="21"/>
              </w:rPr>
            </w:pPr>
            <w:r>
              <w:rPr>
                <w:rFonts w:ascii="宋体" w:hAnsi="宋体" w:cs="宋体"/>
                <w:color w:val="000000"/>
                <w:szCs w:val="21"/>
              </w:rPr>
              <w:t>50</w:t>
            </w:r>
            <w:r>
              <w:rPr>
                <w:rFonts w:hint="eastAsia" w:ascii="宋体" w:hAnsi="宋体" w:cs="宋体"/>
                <w:color w:val="000000"/>
                <w:szCs w:val="21"/>
              </w:rPr>
              <w:t>.</w:t>
            </w:r>
            <w:r>
              <w:rPr>
                <w:rFonts w:ascii="宋体" w:hAnsi="宋体" w:cs="宋体"/>
                <w:color w:val="000000"/>
                <w:szCs w:val="21"/>
              </w:rPr>
              <w:t>30</w:t>
            </w:r>
          </w:p>
        </w:tc>
        <w:tc>
          <w:tcPr>
            <w:tcW w:w="1600" w:type="dxa"/>
            <w:shd w:val="clear" w:color="auto" w:fill="FFFFFF"/>
            <w:tcMar>
              <w:top w:w="120" w:type="dxa"/>
              <w:left w:w="120" w:type="dxa"/>
              <w:bottom w:w="120" w:type="dxa"/>
              <w:right w:w="120" w:type="dxa"/>
            </w:tcMar>
            <w:vAlign w:val="center"/>
          </w:tcPr>
          <w:p w14:paraId="66697DAA">
            <w:pPr>
              <w:spacing w:line="300" w:lineRule="auto"/>
              <w:ind w:firstLine="0" w:firstLineChars="0"/>
              <w:jc w:val="center"/>
              <w:rPr>
                <w:rFonts w:ascii="宋体" w:hAnsi="宋体" w:cs="宋体"/>
                <w:color w:val="000000"/>
                <w:szCs w:val="21"/>
              </w:rPr>
            </w:pPr>
            <w:r>
              <w:rPr>
                <w:rFonts w:ascii="宋体" w:hAnsi="宋体" w:cs="宋体"/>
                <w:color w:val="000000"/>
                <w:szCs w:val="21"/>
              </w:rPr>
              <w:t>81</w:t>
            </w:r>
            <w:r>
              <w:rPr>
                <w:rFonts w:hint="eastAsia" w:ascii="宋体" w:hAnsi="宋体" w:cs="宋体"/>
                <w:color w:val="000000"/>
                <w:szCs w:val="21"/>
              </w:rPr>
              <w:t>.</w:t>
            </w:r>
            <w:r>
              <w:rPr>
                <w:rFonts w:ascii="宋体" w:hAnsi="宋体" w:cs="宋体"/>
                <w:color w:val="000000"/>
                <w:szCs w:val="21"/>
              </w:rPr>
              <w:t>83</w:t>
            </w:r>
          </w:p>
        </w:tc>
        <w:tc>
          <w:tcPr>
            <w:tcW w:w="1014" w:type="dxa"/>
            <w:shd w:val="clear" w:color="auto" w:fill="FFFFFF"/>
            <w:tcMar>
              <w:top w:w="120" w:type="dxa"/>
              <w:left w:w="120" w:type="dxa"/>
              <w:bottom w:w="120" w:type="dxa"/>
              <w:right w:w="120" w:type="dxa"/>
            </w:tcMar>
            <w:vAlign w:val="center"/>
          </w:tcPr>
          <w:p w14:paraId="65EF8F0D">
            <w:pPr>
              <w:spacing w:line="300" w:lineRule="auto"/>
              <w:ind w:firstLine="0" w:firstLineChars="0"/>
              <w:jc w:val="center"/>
              <w:rPr>
                <w:rFonts w:ascii="宋体" w:hAnsi="宋体" w:cs="宋体"/>
                <w:color w:val="000000"/>
                <w:szCs w:val="21"/>
              </w:rPr>
            </w:pPr>
            <w:r>
              <w:rPr>
                <w:rFonts w:ascii="宋体" w:hAnsi="宋体" w:cs="宋体"/>
                <w:color w:val="000000"/>
                <w:szCs w:val="21"/>
              </w:rPr>
              <w:t>27</w:t>
            </w:r>
            <w:r>
              <w:rPr>
                <w:rFonts w:hint="eastAsia" w:ascii="宋体" w:hAnsi="宋体" w:cs="宋体"/>
                <w:color w:val="000000"/>
                <w:szCs w:val="21"/>
              </w:rPr>
              <w:t>.</w:t>
            </w:r>
            <w:r>
              <w:rPr>
                <w:rFonts w:ascii="宋体" w:hAnsi="宋体" w:cs="宋体"/>
                <w:color w:val="000000"/>
                <w:szCs w:val="21"/>
              </w:rPr>
              <w:t>6</w:t>
            </w:r>
            <w:r>
              <w:rPr>
                <w:rFonts w:hint="eastAsia" w:ascii="宋体" w:hAnsi="宋体" w:cs="宋体"/>
                <w:color w:val="000000"/>
                <w:szCs w:val="21"/>
              </w:rPr>
              <w:t>%</w:t>
            </w:r>
          </w:p>
        </w:tc>
        <w:tc>
          <w:tcPr>
            <w:tcW w:w="2431" w:type="dxa"/>
            <w:shd w:val="clear" w:color="auto" w:fill="FFFFFF"/>
            <w:tcMar>
              <w:top w:w="120" w:type="dxa"/>
              <w:left w:w="120" w:type="dxa"/>
              <w:bottom w:w="120" w:type="dxa"/>
              <w:right w:w="120" w:type="dxa"/>
            </w:tcMar>
            <w:vAlign w:val="center"/>
          </w:tcPr>
          <w:p w14:paraId="6D8E944E">
            <w:pPr>
              <w:spacing w:line="300" w:lineRule="auto"/>
              <w:ind w:firstLine="0" w:firstLineChars="0"/>
              <w:jc w:val="center"/>
              <w:rPr>
                <w:rFonts w:ascii="宋体" w:hAnsi="宋体" w:cs="宋体"/>
                <w:color w:val="000000"/>
                <w:szCs w:val="21"/>
              </w:rPr>
            </w:pPr>
            <w:r>
              <w:rPr>
                <w:rFonts w:ascii="宋体" w:hAnsi="宋体" w:cs="宋体"/>
                <w:color w:val="000000"/>
                <w:sz w:val="24"/>
                <w:szCs w:val="32"/>
              </w:rPr>
              <w:t>标准版销量占比超60%</w:t>
            </w:r>
          </w:p>
        </w:tc>
      </w:tr>
      <w:tr w14:paraId="471BA00F">
        <w:tblPrEx>
          <w:tblCellMar>
            <w:top w:w="0" w:type="dxa"/>
            <w:left w:w="108" w:type="dxa"/>
            <w:bottom w:w="0" w:type="dxa"/>
            <w:right w:w="108" w:type="dxa"/>
          </w:tblCellMar>
        </w:tblPrEx>
        <w:trPr>
          <w:jc w:val="center"/>
        </w:trPr>
        <w:tc>
          <w:tcPr>
            <w:tcW w:w="1560" w:type="dxa"/>
            <w:shd w:val="clear" w:color="auto" w:fill="EEF5FA" w:themeFill="accent1" w:themeFillTint="19"/>
            <w:tcMar>
              <w:top w:w="120" w:type="dxa"/>
              <w:left w:w="0" w:type="dxa"/>
              <w:bottom w:w="120" w:type="dxa"/>
              <w:right w:w="120" w:type="dxa"/>
            </w:tcMar>
            <w:vAlign w:val="center"/>
          </w:tcPr>
          <w:p w14:paraId="7FEEEACB">
            <w:pPr>
              <w:spacing w:line="300" w:lineRule="auto"/>
              <w:ind w:firstLine="0" w:firstLineChars="0"/>
              <w:jc w:val="center"/>
              <w:rPr>
                <w:rFonts w:ascii="宋体" w:hAnsi="宋体" w:cs="宋体"/>
                <w:color w:val="000000"/>
                <w:szCs w:val="21"/>
              </w:rPr>
            </w:pPr>
            <w:r>
              <w:rPr>
                <w:rFonts w:hint="eastAsia"/>
                <w:color w:val="000000" w:themeColor="text1"/>
                <w14:textFill>
                  <w14:solidFill>
                    <w14:schemeClr w14:val="tx1"/>
                  </w14:solidFill>
                </w14:textFill>
              </w:rPr>
              <w:t>健康应急处理运输机器人</w:t>
            </w:r>
          </w:p>
        </w:tc>
        <w:tc>
          <w:tcPr>
            <w:tcW w:w="1701" w:type="dxa"/>
            <w:shd w:val="clear" w:color="auto" w:fill="EEF5FA" w:themeFill="accent1" w:themeFillTint="19"/>
            <w:tcMar>
              <w:top w:w="120" w:type="dxa"/>
              <w:left w:w="120" w:type="dxa"/>
              <w:bottom w:w="120" w:type="dxa"/>
              <w:right w:w="120" w:type="dxa"/>
            </w:tcMar>
            <w:vAlign w:val="center"/>
          </w:tcPr>
          <w:p w14:paraId="1AAA594B">
            <w:pPr>
              <w:spacing w:line="300" w:lineRule="auto"/>
              <w:ind w:firstLine="0" w:firstLineChars="0"/>
              <w:jc w:val="center"/>
              <w:rPr>
                <w:rFonts w:ascii="宋体" w:hAnsi="宋体" w:cs="宋体"/>
                <w:color w:val="000000"/>
                <w:szCs w:val="21"/>
              </w:rPr>
            </w:pPr>
            <w:r>
              <w:rPr>
                <w:rFonts w:ascii="宋体" w:hAnsi="宋体" w:cs="宋体"/>
                <w:color w:val="000000"/>
                <w:szCs w:val="21"/>
              </w:rPr>
              <w:t>62</w:t>
            </w:r>
            <w:r>
              <w:rPr>
                <w:rFonts w:hint="eastAsia" w:ascii="宋体" w:hAnsi="宋体" w:cs="宋体"/>
                <w:color w:val="000000"/>
                <w:szCs w:val="21"/>
              </w:rPr>
              <w:t>.</w:t>
            </w:r>
            <w:r>
              <w:rPr>
                <w:rFonts w:ascii="宋体" w:hAnsi="宋体" w:cs="宋体"/>
                <w:color w:val="000000"/>
                <w:szCs w:val="21"/>
              </w:rPr>
              <w:t>98</w:t>
            </w:r>
          </w:p>
        </w:tc>
        <w:tc>
          <w:tcPr>
            <w:tcW w:w="1600" w:type="dxa"/>
            <w:shd w:val="clear" w:color="auto" w:fill="EEF5FA" w:themeFill="accent1" w:themeFillTint="19"/>
            <w:tcMar>
              <w:top w:w="120" w:type="dxa"/>
              <w:left w:w="120" w:type="dxa"/>
              <w:bottom w:w="120" w:type="dxa"/>
              <w:right w:w="120" w:type="dxa"/>
            </w:tcMar>
            <w:vAlign w:val="center"/>
          </w:tcPr>
          <w:p w14:paraId="63C55209">
            <w:pPr>
              <w:spacing w:line="300" w:lineRule="auto"/>
              <w:ind w:firstLine="0" w:firstLineChars="0"/>
              <w:jc w:val="center"/>
              <w:rPr>
                <w:rFonts w:ascii="宋体" w:hAnsi="宋体" w:cs="宋体"/>
                <w:color w:val="000000"/>
                <w:szCs w:val="21"/>
              </w:rPr>
            </w:pPr>
            <w:r>
              <w:rPr>
                <w:rFonts w:ascii="宋体" w:hAnsi="宋体" w:cs="宋体"/>
                <w:color w:val="000000"/>
                <w:szCs w:val="21"/>
              </w:rPr>
              <w:t>132</w:t>
            </w:r>
            <w:r>
              <w:rPr>
                <w:rFonts w:hint="eastAsia" w:ascii="宋体" w:hAnsi="宋体" w:cs="宋体"/>
                <w:color w:val="000000"/>
                <w:szCs w:val="21"/>
              </w:rPr>
              <w:t>.</w:t>
            </w:r>
            <w:r>
              <w:rPr>
                <w:rFonts w:ascii="宋体" w:hAnsi="宋体" w:cs="宋体"/>
                <w:color w:val="000000"/>
                <w:szCs w:val="21"/>
              </w:rPr>
              <w:t>67</w:t>
            </w:r>
          </w:p>
        </w:tc>
        <w:tc>
          <w:tcPr>
            <w:tcW w:w="1014" w:type="dxa"/>
            <w:shd w:val="clear" w:color="auto" w:fill="EEF5FA" w:themeFill="accent1" w:themeFillTint="19"/>
            <w:tcMar>
              <w:top w:w="120" w:type="dxa"/>
              <w:left w:w="120" w:type="dxa"/>
              <w:bottom w:w="120" w:type="dxa"/>
              <w:right w:w="120" w:type="dxa"/>
            </w:tcMar>
            <w:vAlign w:val="center"/>
          </w:tcPr>
          <w:p w14:paraId="2BF70166">
            <w:pPr>
              <w:spacing w:line="300" w:lineRule="auto"/>
              <w:ind w:firstLine="0" w:firstLineChars="0"/>
              <w:jc w:val="center"/>
              <w:rPr>
                <w:rFonts w:ascii="宋体" w:hAnsi="宋体" w:cs="宋体"/>
                <w:color w:val="000000"/>
                <w:szCs w:val="21"/>
              </w:rPr>
            </w:pPr>
            <w:r>
              <w:rPr>
                <w:rFonts w:ascii="宋体" w:hAnsi="宋体" w:cs="宋体"/>
                <w:color w:val="000000"/>
                <w:szCs w:val="21"/>
              </w:rPr>
              <w:t>45</w:t>
            </w:r>
            <w:r>
              <w:rPr>
                <w:rFonts w:hint="eastAsia" w:ascii="宋体" w:hAnsi="宋体" w:cs="宋体"/>
                <w:color w:val="000000"/>
                <w:szCs w:val="21"/>
              </w:rPr>
              <w:t>.</w:t>
            </w:r>
            <w:r>
              <w:rPr>
                <w:rFonts w:ascii="宋体" w:hAnsi="宋体" w:cs="宋体"/>
                <w:color w:val="000000"/>
                <w:szCs w:val="21"/>
              </w:rPr>
              <w:t>1</w:t>
            </w:r>
            <w:r>
              <w:rPr>
                <w:rFonts w:hint="eastAsia" w:ascii="宋体" w:hAnsi="宋体" w:cs="宋体"/>
                <w:color w:val="000000"/>
                <w:szCs w:val="21"/>
              </w:rPr>
              <w:t>%</w:t>
            </w:r>
          </w:p>
        </w:tc>
        <w:tc>
          <w:tcPr>
            <w:tcW w:w="2431" w:type="dxa"/>
            <w:shd w:val="clear" w:color="auto" w:fill="EEF5FA" w:themeFill="accent1" w:themeFillTint="19"/>
            <w:tcMar>
              <w:top w:w="120" w:type="dxa"/>
              <w:left w:w="120" w:type="dxa"/>
              <w:bottom w:w="120" w:type="dxa"/>
              <w:right w:w="120" w:type="dxa"/>
            </w:tcMar>
            <w:vAlign w:val="center"/>
          </w:tcPr>
          <w:p w14:paraId="640B9B89">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高端版毛利率达4</w:t>
            </w:r>
            <w:r>
              <w:rPr>
                <w:rFonts w:ascii="宋体" w:hAnsi="宋体" w:cs="宋体"/>
                <w:color w:val="000000"/>
                <w:szCs w:val="21"/>
              </w:rPr>
              <w:t>8</w:t>
            </w:r>
            <w:r>
              <w:rPr>
                <w:rFonts w:hint="eastAsia" w:ascii="宋体" w:hAnsi="宋体" w:cs="宋体"/>
                <w:color w:val="000000"/>
                <w:szCs w:val="21"/>
              </w:rPr>
              <w:t>.</w:t>
            </w:r>
            <w:r>
              <w:rPr>
                <w:rFonts w:ascii="宋体" w:hAnsi="宋体" w:cs="宋体"/>
                <w:color w:val="000000"/>
                <w:szCs w:val="21"/>
              </w:rPr>
              <w:t>3</w:t>
            </w:r>
            <w:r>
              <w:rPr>
                <w:rFonts w:hint="eastAsia" w:ascii="宋体" w:hAnsi="宋体" w:cs="宋体"/>
                <w:color w:val="000000"/>
                <w:szCs w:val="21"/>
              </w:rPr>
              <w:t>%</w:t>
            </w:r>
          </w:p>
        </w:tc>
      </w:tr>
      <w:tr w14:paraId="13D8E03F">
        <w:tblPrEx>
          <w:tblCellMar>
            <w:top w:w="0" w:type="dxa"/>
            <w:left w:w="108" w:type="dxa"/>
            <w:bottom w:w="0" w:type="dxa"/>
            <w:right w:w="108" w:type="dxa"/>
          </w:tblCellMar>
        </w:tblPrEx>
        <w:trPr>
          <w:jc w:val="center"/>
        </w:trPr>
        <w:tc>
          <w:tcPr>
            <w:tcW w:w="1560" w:type="dxa"/>
            <w:shd w:val="clear" w:color="auto" w:fill="FFFFFF"/>
            <w:tcMar>
              <w:top w:w="120" w:type="dxa"/>
              <w:left w:w="0" w:type="dxa"/>
              <w:bottom w:w="120" w:type="dxa"/>
              <w:right w:w="120" w:type="dxa"/>
            </w:tcMar>
            <w:vAlign w:val="center"/>
          </w:tcPr>
          <w:p w14:paraId="307CE08E">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订阅服务</w:t>
            </w:r>
          </w:p>
        </w:tc>
        <w:tc>
          <w:tcPr>
            <w:tcW w:w="1701" w:type="dxa"/>
            <w:shd w:val="clear" w:color="auto" w:fill="FFFFFF"/>
            <w:tcMar>
              <w:top w:w="120" w:type="dxa"/>
              <w:left w:w="120" w:type="dxa"/>
              <w:bottom w:w="120" w:type="dxa"/>
              <w:right w:w="120" w:type="dxa"/>
            </w:tcMar>
            <w:vAlign w:val="center"/>
          </w:tcPr>
          <w:p w14:paraId="22E99F41">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3.59</w:t>
            </w:r>
          </w:p>
        </w:tc>
        <w:tc>
          <w:tcPr>
            <w:tcW w:w="1600" w:type="dxa"/>
            <w:shd w:val="clear" w:color="auto" w:fill="FFFFFF"/>
            <w:tcMar>
              <w:top w:w="120" w:type="dxa"/>
              <w:left w:w="120" w:type="dxa"/>
              <w:bottom w:w="120" w:type="dxa"/>
              <w:right w:w="120" w:type="dxa"/>
            </w:tcMar>
            <w:vAlign w:val="center"/>
          </w:tcPr>
          <w:p w14:paraId="6C1A8C08">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13.40</w:t>
            </w:r>
          </w:p>
        </w:tc>
        <w:tc>
          <w:tcPr>
            <w:tcW w:w="1014" w:type="dxa"/>
            <w:shd w:val="clear" w:color="auto" w:fill="FFFFFF"/>
            <w:tcMar>
              <w:top w:w="120" w:type="dxa"/>
              <w:left w:w="120" w:type="dxa"/>
              <w:bottom w:w="120" w:type="dxa"/>
              <w:right w:w="120" w:type="dxa"/>
            </w:tcMar>
            <w:vAlign w:val="center"/>
          </w:tcPr>
          <w:p w14:paraId="46985A6C">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93.2%</w:t>
            </w:r>
          </w:p>
        </w:tc>
        <w:tc>
          <w:tcPr>
            <w:tcW w:w="2431" w:type="dxa"/>
            <w:shd w:val="clear" w:color="auto" w:fill="FFFFFF"/>
            <w:tcMar>
              <w:top w:w="120" w:type="dxa"/>
              <w:left w:w="120" w:type="dxa"/>
              <w:bottom w:w="120" w:type="dxa"/>
              <w:right w:w="120" w:type="dxa"/>
            </w:tcMar>
            <w:vAlign w:val="center"/>
          </w:tcPr>
          <w:p w14:paraId="1C19CFE5">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基础功能用户年增105%</w:t>
            </w:r>
          </w:p>
        </w:tc>
      </w:tr>
      <w:tr w14:paraId="4DE3F2D3">
        <w:tblPrEx>
          <w:tblCellMar>
            <w:top w:w="0" w:type="dxa"/>
            <w:left w:w="108" w:type="dxa"/>
            <w:bottom w:w="0" w:type="dxa"/>
            <w:right w:w="108" w:type="dxa"/>
          </w:tblCellMar>
        </w:tblPrEx>
        <w:trPr>
          <w:jc w:val="center"/>
        </w:trPr>
        <w:tc>
          <w:tcPr>
            <w:tcW w:w="1560" w:type="dxa"/>
            <w:tcBorders>
              <w:top w:val="nil"/>
              <w:left w:val="nil"/>
              <w:bottom w:val="single" w:color="5B9BD5" w:themeColor="accent1" w:sz="6" w:space="0"/>
              <w:right w:val="nil"/>
            </w:tcBorders>
            <w:shd w:val="clear" w:color="auto" w:fill="EEF5FA" w:themeFill="accent1" w:themeFillTint="19"/>
            <w:tcMar>
              <w:top w:w="120" w:type="dxa"/>
              <w:left w:w="0" w:type="dxa"/>
              <w:bottom w:w="120" w:type="dxa"/>
              <w:right w:w="120" w:type="dxa"/>
            </w:tcMar>
            <w:vAlign w:val="center"/>
          </w:tcPr>
          <w:p w14:paraId="7CAB30C5">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广告佣金</w:t>
            </w:r>
          </w:p>
        </w:tc>
        <w:tc>
          <w:tcPr>
            <w:tcW w:w="1701" w:type="dxa"/>
            <w:tcBorders>
              <w:top w:val="nil"/>
              <w:left w:val="nil"/>
              <w:bottom w:val="single" w:color="5B9BD5" w:themeColor="accent1" w:sz="6" w:space="0"/>
              <w:right w:val="nil"/>
            </w:tcBorders>
            <w:shd w:val="clear" w:color="auto" w:fill="EEF5FA" w:themeFill="accent1" w:themeFillTint="19"/>
            <w:tcMar>
              <w:top w:w="120" w:type="dxa"/>
              <w:left w:w="120" w:type="dxa"/>
              <w:bottom w:w="120" w:type="dxa"/>
              <w:right w:w="120" w:type="dxa"/>
            </w:tcMar>
            <w:vAlign w:val="center"/>
          </w:tcPr>
          <w:p w14:paraId="5525FB6B">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0</w:t>
            </w:r>
          </w:p>
        </w:tc>
        <w:tc>
          <w:tcPr>
            <w:tcW w:w="1600" w:type="dxa"/>
            <w:tcBorders>
              <w:top w:val="nil"/>
              <w:left w:val="nil"/>
              <w:bottom w:val="single" w:color="5B9BD5" w:themeColor="accent1" w:sz="6" w:space="0"/>
              <w:right w:val="nil"/>
            </w:tcBorders>
            <w:shd w:val="clear" w:color="auto" w:fill="EEF5FA" w:themeFill="accent1" w:themeFillTint="19"/>
            <w:tcMar>
              <w:top w:w="120" w:type="dxa"/>
              <w:left w:w="120" w:type="dxa"/>
              <w:bottom w:w="120" w:type="dxa"/>
              <w:right w:w="120" w:type="dxa"/>
            </w:tcMar>
            <w:vAlign w:val="center"/>
          </w:tcPr>
          <w:p w14:paraId="5C9ADD77">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5.00</w:t>
            </w:r>
          </w:p>
        </w:tc>
        <w:tc>
          <w:tcPr>
            <w:tcW w:w="1014" w:type="dxa"/>
            <w:tcBorders>
              <w:top w:val="nil"/>
              <w:left w:val="nil"/>
              <w:bottom w:val="single" w:color="5B9BD5" w:themeColor="accent1" w:sz="6" w:space="0"/>
              <w:right w:val="nil"/>
            </w:tcBorders>
            <w:shd w:val="clear" w:color="auto" w:fill="EEF5FA" w:themeFill="accent1" w:themeFillTint="19"/>
            <w:tcMar>
              <w:top w:w="120" w:type="dxa"/>
              <w:left w:w="120" w:type="dxa"/>
              <w:bottom w:w="120" w:type="dxa"/>
              <w:right w:w="120" w:type="dxa"/>
            </w:tcMar>
            <w:vAlign w:val="center"/>
          </w:tcPr>
          <w:p w14:paraId="5C59C399">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w:t>
            </w:r>
          </w:p>
        </w:tc>
        <w:tc>
          <w:tcPr>
            <w:tcW w:w="2431" w:type="dxa"/>
            <w:tcBorders>
              <w:top w:val="nil"/>
              <w:left w:val="nil"/>
              <w:bottom w:val="single" w:color="5B9BD5" w:themeColor="accent1" w:sz="6" w:space="0"/>
              <w:right w:val="nil"/>
            </w:tcBorders>
            <w:shd w:val="clear" w:color="auto" w:fill="EEF5FA" w:themeFill="accent1" w:themeFillTint="19"/>
            <w:tcMar>
              <w:top w:w="120" w:type="dxa"/>
              <w:left w:w="120" w:type="dxa"/>
              <w:bottom w:w="120" w:type="dxa"/>
              <w:right w:w="120" w:type="dxa"/>
            </w:tcMar>
            <w:vAlign w:val="center"/>
          </w:tcPr>
          <w:p w14:paraId="12E616D7">
            <w:pPr>
              <w:spacing w:line="300" w:lineRule="auto"/>
              <w:ind w:firstLine="0" w:firstLineChars="0"/>
              <w:jc w:val="center"/>
              <w:rPr>
                <w:rFonts w:ascii="宋体" w:hAnsi="宋体" w:cs="宋体"/>
                <w:color w:val="000000"/>
                <w:szCs w:val="21"/>
              </w:rPr>
            </w:pPr>
            <w:r>
              <w:rPr>
                <w:rFonts w:hint="eastAsia" w:ascii="宋体" w:hAnsi="宋体" w:cs="宋体"/>
                <w:color w:val="000000"/>
                <w:szCs w:val="21"/>
              </w:rPr>
              <w:t>2027年起产生衍生收入</w:t>
            </w:r>
          </w:p>
        </w:tc>
      </w:tr>
    </w:tbl>
    <w:p w14:paraId="72832772">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预测基于直线折旧法，实际运营中可采用加速折旧进一步优化税负，该财务模型显示，项目将于2027年Q3实现盈亏平衡，2028年净利润率有望达到18.6%。建议重点关注订阅服务的用户转化率与高端产品线的市场接受度，这两个因素对整体盈利能力的敏感度超过40%。</w:t>
      </w:r>
    </w:p>
    <w:p w14:paraId="5E74D014">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398" w:name="_Toc15812"/>
      <w:bookmarkStart w:id="399" w:name="_Toc21176"/>
      <w:r>
        <w:rPr>
          <w:rFonts w:hint="eastAsia" w:ascii="黑体" w:hAnsi="黑体" w:eastAsia="黑体"/>
          <w:color w:val="000000" w:themeColor="text1"/>
          <w14:textFill>
            <w14:solidFill>
              <w14:schemeClr w14:val="tx1"/>
            </w14:solidFill>
          </w14:textFill>
        </w:rPr>
        <w:t>6.2.5 可行性分析</w:t>
      </w:r>
      <w:bookmarkEnd w:id="398"/>
      <w:bookmarkEnd w:id="399"/>
    </w:p>
    <w:p w14:paraId="3DE2BF5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本项目的财务可行性分析基于智慧养老市场的增长潜力、合理的财务假设及稳健的盈利模式。从会计假设来看，团队计划于2026年成立有限责任公司，初期通过10万元大学生低息负债及50万元权益融资（</w:t>
      </w:r>
      <w:r>
        <w:rPr>
          <w:rFonts w:hint="eastAsia" w:ascii="宋体" w:hAnsi="宋体" w:cs="宋体"/>
          <w:color w:val="000000" w:themeColor="text1"/>
          <w:szCs w:val="21"/>
          <w:lang w:val="en-US" w:eastAsia="zh-CN"/>
          <w14:textFill>
            <w14:solidFill>
              <w14:schemeClr w14:val="tx1"/>
            </w14:solidFill>
          </w14:textFill>
        </w:rPr>
        <w:t>队长</w:t>
      </w:r>
      <w:r>
        <w:rPr>
          <w:rFonts w:hint="eastAsia" w:ascii="宋体" w:hAnsi="宋体" w:cs="宋体"/>
          <w:color w:val="000000" w:themeColor="text1"/>
          <w:szCs w:val="21"/>
          <w14:textFill>
            <w14:solidFill>
              <w14:schemeClr w14:val="tx1"/>
            </w14:solidFill>
          </w14:textFill>
        </w:rPr>
        <w:t>持股70%，</w:t>
      </w:r>
      <w:r>
        <w:rPr>
          <w:rFonts w:hint="eastAsia" w:ascii="宋体" w:hAnsi="宋体" w:cs="宋体"/>
          <w:color w:val="000000" w:themeColor="text1"/>
          <w:szCs w:val="21"/>
          <w:lang w:eastAsia="zh-CN"/>
          <w14:textFill>
            <w14:solidFill>
              <w14:schemeClr w14:val="tx1"/>
            </w14:solidFill>
          </w14:textFill>
        </w:rPr>
        <w:t>队员1</w:t>
      </w:r>
      <w:r>
        <w:rPr>
          <w:rFonts w:hint="eastAsia" w:ascii="宋体" w:hAnsi="宋体" w:cs="宋体"/>
          <w:color w:val="000000" w:themeColor="text1"/>
          <w:szCs w:val="21"/>
          <w14:textFill>
            <w14:solidFill>
              <w14:schemeClr w14:val="tx1"/>
            </w14:solidFill>
          </w14:textFill>
        </w:rPr>
        <w:t>和</w:t>
      </w:r>
      <w:r>
        <w:rPr>
          <w:rFonts w:hint="eastAsia" w:ascii="宋体" w:hAnsi="宋体" w:cs="宋体"/>
          <w:color w:val="000000" w:themeColor="text1"/>
          <w:szCs w:val="21"/>
          <w:lang w:eastAsia="zh-CN"/>
          <w14:textFill>
            <w14:solidFill>
              <w14:schemeClr w14:val="tx1"/>
            </w14:solidFill>
          </w14:textFill>
        </w:rPr>
        <w:t>队员2</w:t>
      </w:r>
      <w:r>
        <w:rPr>
          <w:rFonts w:hint="eastAsia" w:ascii="宋体" w:hAnsi="宋体" w:cs="宋体"/>
          <w:color w:val="000000" w:themeColor="text1"/>
          <w:szCs w:val="21"/>
          <w14:textFill>
            <w14:solidFill>
              <w14:schemeClr w14:val="tx1"/>
            </w14:solidFill>
          </w14:textFill>
        </w:rPr>
        <w:t>分别持股20%和10%）优化资本结构，确保资金流动性。同时，企业享受小微企业税收优惠及大学生创业补助，有效降低运营成本。资产配置上，无形资产（专利技术）占比50%，符合智慧养老行业技术驱动的特点，而固定资产（办公设备、物流车辆）则保障基础运营能力。现金流管理方面，企业每月现金流量均为正，且员工工资按月结清，厂房租金计入制造费用，确保财务稳定性。此外，采用直线法计提折旧，避免短期税负压力，资产负债表年末列报差异亦在可控范围内。</w:t>
      </w:r>
    </w:p>
    <w:p w14:paraId="490A598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从收入与成本结构看，</w:t>
      </w:r>
      <w:r>
        <w:rPr>
          <w:rFonts w:ascii="Times New Roman" w:hAnsi="Times New Roman" w:eastAsia="等线" w:cs="Times New Roman"/>
          <w:color w:val="000000"/>
          <w:szCs w:val="21"/>
          <w:lang w:bidi="ar"/>
        </w:rPr>
        <w:t>AI</w:t>
      </w:r>
      <w:r>
        <w:rPr>
          <w:rFonts w:hint="eastAsia"/>
          <w:color w:val="000000" w:themeColor="text1"/>
          <w14:textFill>
            <w14:solidFill>
              <w14:schemeClr w14:val="tx1"/>
            </w14:solidFill>
          </w14:textFill>
        </w:rPr>
        <w:t>语音交互心灵陪伴机器人</w:t>
      </w:r>
      <w:r>
        <w:rPr>
          <w:rFonts w:hint="eastAsia" w:ascii="宋体" w:hAnsi="宋体" w:cs="宋体"/>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和订阅服务构成核心盈利来源。</w:t>
      </w:r>
      <w:r>
        <w:rPr>
          <w:rFonts w:ascii="Times New Roman" w:hAnsi="Times New Roman" w:eastAsia="等线" w:cs="Times New Roman"/>
          <w:color w:val="000000"/>
          <w:szCs w:val="21"/>
          <w:lang w:bidi="ar"/>
        </w:rPr>
        <w:t>AI</w:t>
      </w:r>
      <w:r>
        <w:rPr>
          <w:rFonts w:hint="eastAsia"/>
          <w:color w:val="000000" w:themeColor="text1"/>
          <w14:textFill>
            <w14:solidFill>
              <w14:schemeClr w14:val="tx1"/>
            </w14:solidFill>
          </w14:textFill>
        </w:rPr>
        <w:t>语音交互心灵陪伴机器人</w:t>
      </w:r>
      <w:r>
        <w:rPr>
          <w:rFonts w:hint="eastAsia" w:ascii="宋体" w:hAnsi="宋体" w:cs="宋体"/>
          <w:color w:val="000000" w:themeColor="text1"/>
          <w:szCs w:val="21"/>
          <w14:textFill>
            <w14:solidFill>
              <w14:schemeClr w14:val="tx1"/>
            </w14:solidFill>
          </w14:textFill>
        </w:rPr>
        <w:t>标准版销量占比超60%，但利润率较低（58%），需通过进阶版和高端版提升盈利空间；</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的高端版毛利率达48.3%，2026-2028年贡献毛利润增长110.6%，体现高溢价能力；订阅服务中，基础功能用户规模年增105%，语言定制服务单位贡献毛益更高，适合作为高附加值业务。成本控制方面，硬件产品（如</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的固定成本（代加工及物流费用）占比较高，未来可通过规模化生产优化，而订阅服务的边际成本低，随用户增长利润率快速提升。期间费用上，销售费用逐年增加（2026年14万元→2028年24万元），主要因广告投入加大及销售团队扩编，但管理费用保持稳定（14万元/年），财务费用（18.5万元/年）以员工薪酬为主，利息支出较低。综合来看，项目预计2027年Q3实现盈亏平衡，2028年净利润率达18.6%，具备较强的财务可行性。</w:t>
      </w:r>
    </w:p>
    <w:p w14:paraId="0D304E5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eastAsia" w:ascii="宋体" w:hAnsi="宋体" w:cs="宋体"/>
          <w:color w:val="000000" w:themeColor="text1"/>
          <w:szCs w:val="21"/>
          <w14:textFill>
            <w14:solidFill>
              <w14:schemeClr w14:val="tx1"/>
            </w14:solidFill>
          </w14:textFill>
        </w:rPr>
        <w:t>市场可行性方面，智慧养老需求持续增长，</w:t>
      </w:r>
      <w:r>
        <w:rPr>
          <w:rFonts w:ascii="Times New Roman" w:hAnsi="Times New Roman" w:eastAsia="等线" w:cs="Times New Roman"/>
          <w:color w:val="000000"/>
          <w:szCs w:val="21"/>
          <w:lang w:bidi="ar"/>
        </w:rPr>
        <w:t>AI</w:t>
      </w:r>
      <w:r>
        <w:rPr>
          <w:rFonts w:hint="eastAsia"/>
          <w:color w:val="000000" w:themeColor="text1"/>
          <w14:textFill>
            <w14:solidFill>
              <w14:schemeClr w14:val="tx1"/>
            </w14:solidFill>
          </w14:textFill>
        </w:rPr>
        <w:t>语音交互心灵陪伴机器人</w:t>
      </w:r>
      <w:r>
        <w:rPr>
          <w:rFonts w:hint="eastAsia" w:ascii="宋体" w:hAnsi="宋体" w:cs="宋体"/>
          <w:color w:val="000000" w:themeColor="text1"/>
          <w:szCs w:val="21"/>
          <w14:textFill>
            <w14:solidFill>
              <w14:schemeClr w14:val="tx1"/>
            </w14:solidFill>
          </w14:textFill>
        </w:rPr>
        <w:t>通过分级定价覆盖不同消费群体；</w:t>
      </w:r>
      <w:r>
        <w:rPr>
          <w:rFonts w:hint="eastAsia"/>
          <w:color w:val="000000" w:themeColor="text1"/>
          <w14:textFill>
            <w14:solidFill>
              <w14:schemeClr w14:val="tx1"/>
            </w14:solidFill>
          </w14:textFill>
        </w:rPr>
        <w:t>健康应急处理运输机器人</w:t>
      </w:r>
      <w:r>
        <w:rPr>
          <w:rFonts w:hint="eastAsia" w:ascii="宋体" w:hAnsi="宋体" w:cs="宋体"/>
          <w:color w:val="000000" w:themeColor="text1"/>
          <w:szCs w:val="21"/>
          <w14:textFill>
            <w14:solidFill>
              <w14:schemeClr w14:val="tx1"/>
            </w14:solidFill>
          </w14:textFill>
        </w:rPr>
        <w:t>精准匹配老年护理场景，高端版契合医疗机构需求；订阅服务则以低价基础功能引流，引导用户升级至高毛利定制服务。此外，广告佣金收入从2027年起逐步贡献利润，形成多元化盈利结构。技术层面，专利技术（如表情识别、物体定位）支撑产品差异化竞争，而“硬件+订阅”模式平衡短期收入与长期现金流。风险方面，需重点关注高端产品市场接受度及订阅用户转化率，二者对盈利敏感度超40%。总体而言，项目在财务可持续性、市场适配性及技术壁垒上均具备显著优势，可行性较高。</w:t>
      </w:r>
    </w:p>
    <w:p w14:paraId="498DC785">
      <w:pPr>
        <w:pStyle w:val="2"/>
        <w:keepNext w:val="0"/>
        <w:widowControl w:val="0"/>
        <w:ind w:firstLine="480"/>
        <w:rPr>
          <w:color w:val="000000" w:themeColor="text1"/>
          <w:sz w:val="32"/>
          <w14:textFill>
            <w14:solidFill>
              <w14:schemeClr w14:val="tx1"/>
            </w14:solidFill>
          </w14:textFill>
        </w:rPr>
      </w:pPr>
      <w:bookmarkStart w:id="400" w:name="_Toc201514332"/>
      <w:bookmarkStart w:id="401" w:name="_Toc9143"/>
      <w:bookmarkStart w:id="402" w:name="_Toc201650406"/>
      <w:bookmarkStart w:id="403" w:name="_Toc22537"/>
      <w:bookmarkStart w:id="404" w:name="_Toc201514005"/>
      <w:bookmarkStart w:id="405" w:name="_Toc201494029"/>
      <w:bookmarkStart w:id="406" w:name="_Toc21971"/>
      <w:r>
        <w:rPr>
          <w:rFonts w:hint="eastAsia"/>
          <w:color w:val="000000" w:themeColor="text1"/>
          <w:sz w:val="32"/>
          <w14:textFill>
            <w14:solidFill>
              <w14:schemeClr w14:val="tx1"/>
            </w14:solidFill>
          </w14:textFill>
        </w:rPr>
        <w:t>第七章 风险评估</w:t>
      </w:r>
      <w:bookmarkEnd w:id="400"/>
      <w:bookmarkEnd w:id="401"/>
      <w:bookmarkEnd w:id="402"/>
      <w:bookmarkEnd w:id="403"/>
      <w:bookmarkEnd w:id="404"/>
      <w:bookmarkEnd w:id="405"/>
      <w:bookmarkEnd w:id="406"/>
    </w:p>
    <w:p w14:paraId="056A054F">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407" w:name="_Toc201514333"/>
      <w:bookmarkStart w:id="408" w:name="_Toc24730"/>
      <w:bookmarkStart w:id="409" w:name="_Toc201650407"/>
      <w:bookmarkStart w:id="410" w:name="_Toc201494030"/>
      <w:bookmarkStart w:id="411" w:name="_Toc201514006"/>
      <w:bookmarkStart w:id="412" w:name="_Toc31095"/>
      <w:r>
        <w:rPr>
          <w:rFonts w:ascii="宋体" w:hAnsi="宋体" w:eastAsia="宋体"/>
          <w:color w:val="000000" w:themeColor="text1"/>
          <w:sz w:val="24"/>
          <w:szCs w:val="24"/>
          <w14:textFill>
            <w14:solidFill>
              <w14:schemeClr w14:val="tx1"/>
            </w14:solidFill>
          </w14:textFill>
        </w:rPr>
        <w:t>7</w:t>
      </w:r>
      <w:r>
        <w:rPr>
          <w:rFonts w:hint="eastAsia" w:ascii="宋体" w:hAnsi="宋体" w:eastAsia="宋体"/>
          <w:color w:val="000000" w:themeColor="text1"/>
          <w:sz w:val="24"/>
          <w:szCs w:val="24"/>
          <w14:textFill>
            <w14:solidFill>
              <w14:schemeClr w14:val="tx1"/>
            </w14:solidFill>
          </w14:textFill>
        </w:rPr>
        <w:t>.1 产品质量风险</w:t>
      </w:r>
      <w:bookmarkEnd w:id="407"/>
      <w:bookmarkEnd w:id="408"/>
      <w:bookmarkEnd w:id="409"/>
      <w:bookmarkEnd w:id="410"/>
      <w:bookmarkEnd w:id="411"/>
      <w:bookmarkEnd w:id="412"/>
    </w:p>
    <w:p w14:paraId="0BF629BD">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13" w:name="_Toc14572"/>
      <w:bookmarkStart w:id="414" w:name="_Toc201514007"/>
      <w:bookmarkStart w:id="415" w:name="_Toc201494031"/>
      <w:bookmarkStart w:id="416" w:name="_Toc201514334"/>
      <w:bookmarkStart w:id="417" w:name="_Toc23133"/>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.1.1 风险分析</w:t>
      </w:r>
      <w:bookmarkEnd w:id="413"/>
      <w:bookmarkEnd w:id="414"/>
      <w:bookmarkEnd w:id="415"/>
      <w:bookmarkEnd w:id="416"/>
      <w:bookmarkEnd w:id="417"/>
    </w:p>
    <w:p w14:paraId="016139F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1.技术成熟度与缺陷</w:t>
      </w:r>
    </w:p>
    <w:p w14:paraId="4B546C7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技术硬件：硬件维护成本高，如传感器灵敏度下降、设备故障需大面积召回或赔偿，影响品牌信誉。技术软件：智能设备存在未知算法漏洞，可能导致功能异常或用户体验不佳。成本与供应链:硬件设备原材料（如金属材料、电子元器件、芯片）价格持续上涨，推高生产成本，且可能因供应链问题影响产品稳定性。</w:t>
      </w:r>
    </w:p>
    <w:p w14:paraId="4E08594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2.技术配套与预测</w:t>
      </w:r>
    </w:p>
    <w:p w14:paraId="4158AF8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技术配套：技术创新所需的配套设施、设备不完善，影响产品的适用性、可靠性和可行性（如服务器搭建成本高、初期收益缓慢）。技术预测：技术预测不足，缺乏对用户需求的精准把握（如未充分考虑老年人对智能设备的操作门槛和接受度）。</w:t>
      </w:r>
    </w:p>
    <w:p w14:paraId="0611D5A8">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18" w:name="_Toc201494032"/>
      <w:bookmarkStart w:id="419" w:name="_Toc12667"/>
      <w:bookmarkStart w:id="420" w:name="_Toc201514335"/>
      <w:bookmarkStart w:id="421" w:name="_Toc201514008"/>
      <w:bookmarkStart w:id="422" w:name="_Toc7209"/>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.1.2 应对措施</w:t>
      </w:r>
      <w:bookmarkEnd w:id="418"/>
      <w:bookmarkEnd w:id="419"/>
      <w:bookmarkEnd w:id="420"/>
      <w:bookmarkEnd w:id="421"/>
      <w:bookmarkEnd w:id="422"/>
    </w:p>
    <w:p w14:paraId="650BD9F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1.强化技术管控</w:t>
      </w:r>
    </w:p>
    <w:p w14:paraId="226CBF7A">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建立全流程质量控制体系：在研发阶段引入专家评审，对技术方案进行严格论证；生产前进行多轮测试，避免硬件缺陷流入市场。定期维护与升级：对传感器等硬件设备进行周期性检查和更新换代，确保灵敏度；软件端及时响应用户反馈，快速修复 bug。</w:t>
      </w:r>
    </w:p>
    <w:p w14:paraId="59A0A43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2.优化成本与供应链</w:t>
      </w:r>
    </w:p>
    <w:p w14:paraId="0DA4537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供应链管理：寻找可替代原材料，降低对高价材料的依赖；与供应商建立长期合作，锁定关键部件价格。需求驱动研发：平衡研发与市场需求：通过用户调研（如推送问卷）收集反馈，针对性调整技术方案，避免过度技术导向而脱离实际需求。</w:t>
      </w:r>
    </w:p>
    <w:p w14:paraId="05271479">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3.提升产品易用性</w:t>
      </w:r>
    </w:p>
    <w:p w14:paraId="31503CD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简化操作流程：设计符合目标用户（如老年人）习惯的交互界面，降低使用门槛。加强产品测试与售后保障：提供质检时限内免费维修服务，建立快速响应的故障处理机制。</w:t>
      </w:r>
    </w:p>
    <w:p w14:paraId="1C429672">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423" w:name="_Toc201494033"/>
      <w:bookmarkStart w:id="424" w:name="_Toc201650408"/>
      <w:bookmarkStart w:id="425" w:name="_Toc201514009"/>
      <w:bookmarkStart w:id="426" w:name="_Toc201514336"/>
      <w:bookmarkStart w:id="427" w:name="_Toc30700"/>
      <w:bookmarkStart w:id="428" w:name="_Toc4480"/>
      <w:r>
        <w:rPr>
          <w:rFonts w:ascii="宋体" w:hAnsi="宋体" w:eastAsia="宋体"/>
          <w:color w:val="000000" w:themeColor="text1"/>
          <w:sz w:val="24"/>
          <w:szCs w:val="24"/>
          <w14:textFill>
            <w14:solidFill>
              <w14:schemeClr w14:val="tx1"/>
            </w14:solidFill>
          </w14:textFill>
        </w:rPr>
        <w:t>7</w:t>
      </w:r>
      <w:r>
        <w:rPr>
          <w:rFonts w:hint="eastAsia" w:ascii="宋体" w:hAnsi="宋体" w:eastAsia="宋体"/>
          <w:color w:val="000000" w:themeColor="text1"/>
          <w:sz w:val="24"/>
          <w:szCs w:val="24"/>
          <w14:textFill>
            <w14:solidFill>
              <w14:schemeClr w14:val="tx1"/>
            </w14:solidFill>
          </w14:textFill>
        </w:rPr>
        <w:t>.2 服务控制风险</w:t>
      </w:r>
      <w:bookmarkEnd w:id="423"/>
      <w:bookmarkEnd w:id="424"/>
      <w:bookmarkEnd w:id="425"/>
      <w:bookmarkEnd w:id="426"/>
      <w:bookmarkEnd w:id="427"/>
      <w:bookmarkEnd w:id="428"/>
    </w:p>
    <w:p w14:paraId="15DCDB09">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29" w:name="_Toc13867"/>
      <w:bookmarkStart w:id="430" w:name="_Toc201514010"/>
      <w:bookmarkStart w:id="431" w:name="_Toc201514337"/>
      <w:bookmarkStart w:id="432" w:name="_Toc201494034"/>
      <w:bookmarkStart w:id="433" w:name="_Toc2232"/>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.2.1 风险分析</w:t>
      </w:r>
      <w:bookmarkEnd w:id="429"/>
      <w:bookmarkEnd w:id="430"/>
      <w:bookmarkEnd w:id="431"/>
      <w:bookmarkEnd w:id="432"/>
      <w:bookmarkEnd w:id="433"/>
    </w:p>
    <w:p w14:paraId="254D2E9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1.人员管理与团队稳定性</w:t>
      </w:r>
    </w:p>
    <w:p w14:paraId="3DC8B84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团队稳定性：核心技术人员或管理层离职可能导致技术断层、项目停滞，尤其依赖关键人员时，缺乏后援替代机制。人才招聘与培养不足：招聘失误可能导致劳资矛盾、商业机密泄露；新员工培训滞后，影响服务效率。内部管理漏洞：管理层决策失误（如资金运用不当）、官僚作风、制度不规范（如财务流程混乱），可能引发运营风险。</w:t>
      </w:r>
    </w:p>
    <w:p w14:paraId="2BFAECB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2.数据安全与服务规范性</w:t>
      </w:r>
    </w:p>
    <w:p w14:paraId="771912D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隐私安全：APP 或智能系统存在用户信息泄露风险，如客户数据被用于非法交易，违反隐私保护法规。服务流程非标准化：如售后服务响应不及时、维修流程混乱，导致用户体验下降。</w:t>
      </w:r>
    </w:p>
    <w:p w14:paraId="470493B9">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3.财务与资源配置压力</w:t>
      </w:r>
    </w:p>
    <w:p w14:paraId="3AA2761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资本运作：创业初期资金短缺，易因撤资或筹资不当导致流动资金断裂，影响项目推进。资金回收周期长：权责发生制下，营收与现金流不匹配，可能引发二次投资困难。</w:t>
      </w:r>
    </w:p>
    <w:p w14:paraId="40237BE9">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34" w:name="_Toc201494035"/>
      <w:bookmarkStart w:id="435" w:name="_Toc201514338"/>
      <w:bookmarkStart w:id="436" w:name="_Toc201514011"/>
      <w:bookmarkStart w:id="437" w:name="_Toc8428"/>
      <w:bookmarkStart w:id="438" w:name="_Toc18180"/>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.2.2 应对措施</w:t>
      </w:r>
      <w:bookmarkEnd w:id="434"/>
      <w:bookmarkEnd w:id="435"/>
      <w:bookmarkEnd w:id="436"/>
      <w:bookmarkEnd w:id="437"/>
      <w:bookmarkEnd w:id="438"/>
    </w:p>
    <w:p w14:paraId="4AC7DD17">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1.完善人才管理体系</w:t>
      </w:r>
    </w:p>
    <w:p w14:paraId="10C0EF9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建立岗位轮换与备份机制，培养多面手，减少对单一人员的依赖；通过职业规划指导、培训机会和激励机制（如股权、绩效奖金）提升团队凝聚力。规范招聘流程：邀请技术专家参与面试，设置保密协议，明确员工责任与义务。</w:t>
      </w:r>
    </w:p>
    <w:p w14:paraId="6DF36104">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2.强化内部治理与风控</w:t>
      </w:r>
    </w:p>
    <w:p w14:paraId="1C93967B">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完善公司治理结构：加强监事会监督职能，建立权力制衡体系；引入内部审计，规范财务流程，避免 “隧道挖掘” 等利益输送问题。分权与监督结合：减少管理层级，适当下放决策权，同时通过定期沟通（如一对一会议）和绩效考核确保执行效率。</w:t>
      </w:r>
    </w:p>
    <w:p w14:paraId="5C2D54BE">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3.数据安全与服务标准化</w:t>
      </w:r>
    </w:p>
    <w:p w14:paraId="33457F5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建立隐私保护制度：严格限制用户数据使用范围，避免用于盈利交易；采用加密技术保障信息安全。优化服务流程：制定售后响应时效标准，建立客户反馈渠道（如 APP 平台），及时处理投诉与建议。</w:t>
      </w:r>
    </w:p>
    <w:p w14:paraId="544F45F2">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4.财务稳健性管理</w:t>
      </w:r>
    </w:p>
    <w:p w14:paraId="0C4280A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谨慎筹资与投资：权衡风险与成本，选择最优融资方式；合理配置流动资产与长期资产，确保现金流平衡。建立财务预警系统：监控获利能力、偿债能力等指标（如流动比率、资产负债率），提前防范资金链风险。</w:t>
      </w:r>
    </w:p>
    <w:p w14:paraId="05E563D3">
      <w:pPr>
        <w:pStyle w:val="3"/>
        <w:keepNext w:val="0"/>
        <w:keepLines w:val="0"/>
        <w:widowControl w:val="0"/>
        <w:spacing w:line="300" w:lineRule="auto"/>
        <w:ind w:firstLine="0" w:firstLineChars="0"/>
        <w:rPr>
          <w:rFonts w:ascii="宋体" w:hAnsi="宋体" w:eastAsia="宋体"/>
          <w:color w:val="000000" w:themeColor="text1"/>
          <w:sz w:val="24"/>
          <w:szCs w:val="24"/>
          <w14:textFill>
            <w14:solidFill>
              <w14:schemeClr w14:val="tx1"/>
            </w14:solidFill>
          </w14:textFill>
        </w:rPr>
      </w:pPr>
      <w:bookmarkStart w:id="439" w:name="_Toc201514339"/>
      <w:bookmarkStart w:id="440" w:name="_Toc8607"/>
      <w:bookmarkStart w:id="441" w:name="_Toc201514012"/>
      <w:bookmarkStart w:id="442" w:name="_Toc201494036"/>
      <w:bookmarkStart w:id="443" w:name="_Toc201650409"/>
      <w:bookmarkStart w:id="444" w:name="_Toc25397"/>
      <w:r>
        <w:rPr>
          <w:rFonts w:ascii="宋体" w:hAnsi="宋体" w:eastAsia="宋体"/>
          <w:color w:val="000000" w:themeColor="text1"/>
          <w:sz w:val="24"/>
          <w:szCs w:val="24"/>
          <w14:textFill>
            <w14:solidFill>
              <w14:schemeClr w14:val="tx1"/>
            </w14:solidFill>
          </w14:textFill>
        </w:rPr>
        <w:t>7</w:t>
      </w:r>
      <w:r>
        <w:rPr>
          <w:rFonts w:hint="eastAsia" w:ascii="宋体" w:hAnsi="宋体" w:eastAsia="宋体"/>
          <w:color w:val="000000" w:themeColor="text1"/>
          <w:sz w:val="24"/>
          <w:szCs w:val="24"/>
          <w14:textFill>
            <w14:solidFill>
              <w14:schemeClr w14:val="tx1"/>
            </w14:solidFill>
          </w14:textFill>
        </w:rPr>
        <w:t>.3 市场竞争风险</w:t>
      </w:r>
      <w:bookmarkEnd w:id="439"/>
      <w:bookmarkEnd w:id="440"/>
      <w:bookmarkEnd w:id="441"/>
      <w:bookmarkEnd w:id="442"/>
      <w:bookmarkEnd w:id="443"/>
      <w:bookmarkEnd w:id="444"/>
    </w:p>
    <w:p w14:paraId="6DEA2CE9">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45" w:name="_Toc201514013"/>
      <w:bookmarkStart w:id="446" w:name="_Toc201494037"/>
      <w:bookmarkStart w:id="447" w:name="_Toc201514340"/>
      <w:bookmarkStart w:id="448" w:name="_Toc2130"/>
      <w:bookmarkStart w:id="449" w:name="_Toc150"/>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.3.1 风险分析</w:t>
      </w:r>
      <w:bookmarkEnd w:id="445"/>
      <w:bookmarkEnd w:id="446"/>
      <w:bookmarkEnd w:id="447"/>
      <w:bookmarkEnd w:id="448"/>
      <w:bookmarkEnd w:id="449"/>
    </w:p>
    <w:p w14:paraId="0FECB15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1.行业竞争格局激烈</w:t>
      </w:r>
    </w:p>
    <w:p w14:paraId="022B33A1">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智能养老设备领域企业数量众多，新进入者需突破品牌认知壁垒。跨界竞争者涌入：具备智能识别技术的外部企业（如科技公司）可能凭借技术优势抢占市场份额。</w:t>
      </w:r>
    </w:p>
    <w:p w14:paraId="444BA90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2.需求不确定性与信息不对称</w:t>
      </w:r>
    </w:p>
    <w:p w14:paraId="1A0B486C">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市场需求波动大：用户对智能产品的接受度参差不齐（如老年人对 “智能化可穿戴设备” 存在抵触心理），政策虽支持智慧养老，但未充分考虑用户主动性。竞争者信息不透明：无法准确获取对手的生产规模、定价策略、广告投入等信息，导致博弈策略滞后。</w:t>
      </w:r>
    </w:p>
    <w:p w14:paraId="3EE91FA3">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3.政策与行业变革压力</w:t>
      </w:r>
    </w:p>
    <w:p w14:paraId="48EB8ACB">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政策导向偏向智慧养老平台搭建，单一产品若无法融入生态体系，可能面临竞争力不足的风险。行业技术升级速度快：若不能及时跟进（如智能识别技术迭代），易被市场淘汰。</w:t>
      </w:r>
    </w:p>
    <w:p w14:paraId="200CC044">
      <w:pPr>
        <w:pStyle w:val="4"/>
        <w:keepNext w:val="0"/>
        <w:widowControl w:val="0"/>
        <w:spacing w:line="300" w:lineRule="auto"/>
        <w:ind w:left="0" w:leftChars="0" w:right="210"/>
        <w:jc w:val="both"/>
        <w:rPr>
          <w:rFonts w:ascii="黑体" w:hAnsi="黑体" w:eastAsia="黑体"/>
          <w:color w:val="000000" w:themeColor="text1"/>
          <w14:textFill>
            <w14:solidFill>
              <w14:schemeClr w14:val="tx1"/>
            </w14:solidFill>
          </w14:textFill>
        </w:rPr>
      </w:pPr>
      <w:bookmarkStart w:id="450" w:name="_Toc201514341"/>
      <w:bookmarkStart w:id="451" w:name="_Toc201494038"/>
      <w:bookmarkStart w:id="452" w:name="_Toc201514014"/>
      <w:bookmarkStart w:id="453" w:name="_Toc22216"/>
      <w:bookmarkStart w:id="454" w:name="_Toc11526"/>
      <w:r>
        <w:rPr>
          <w:rFonts w:ascii="黑体" w:hAnsi="黑体" w:eastAsia="黑体"/>
          <w:color w:val="000000" w:themeColor="text1"/>
          <w14:textFill>
            <w14:solidFill>
              <w14:schemeClr w14:val="tx1"/>
            </w14:solidFill>
          </w14:textFill>
        </w:rPr>
        <w:t>7</w:t>
      </w:r>
      <w:r>
        <w:rPr>
          <w:rFonts w:hint="eastAsia" w:ascii="黑体" w:hAnsi="黑体" w:eastAsia="黑体"/>
          <w:color w:val="000000" w:themeColor="text1"/>
          <w14:textFill>
            <w14:solidFill>
              <w14:schemeClr w14:val="tx1"/>
            </w14:solidFill>
          </w14:textFill>
        </w:rPr>
        <w:t>.3.2 应对措施</w:t>
      </w:r>
      <w:bookmarkEnd w:id="450"/>
      <w:bookmarkEnd w:id="451"/>
      <w:bookmarkEnd w:id="452"/>
      <w:bookmarkEnd w:id="453"/>
      <w:bookmarkEnd w:id="454"/>
    </w:p>
    <w:p w14:paraId="77A1E8C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1.差异化竞争与品牌建设</w:t>
      </w:r>
    </w:p>
    <w:p w14:paraId="6BDC02FF">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聚焦核心优势：突出产品易用性（如老年人一键呼救功能）和场景适配性，与平台型企业合作（如接入智慧养老生态），提升不可替代性。加强市场调研：定期分析行业趋势，通过模拟平台数据（如产品生命周期曲线）和竞单信息估算市场需求与竞争者数量，优化生产与定价策略。</w:t>
      </w:r>
    </w:p>
    <w:p w14:paraId="22617EA5">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2.技术合作与人才吸引</w:t>
      </w:r>
    </w:p>
    <w:p w14:paraId="06728D60">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与高校、科研机构或具备自主研发能力的企业合作，加速技术迭代；吸引高级人才，提升研发实力（如智能识别、物联网技术）。加大营销投入：通过广告、质量认证等提升品牌知名度，争取 “市场霸主” 地位以获取行业竞争情报（如竞争对手影响力占比）。</w:t>
      </w:r>
    </w:p>
    <w:p w14:paraId="27E9C0B6">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3.政策响应与生态融入</w:t>
      </w:r>
    </w:p>
    <w:p w14:paraId="528E2148">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贴合政策导向：响应《关于切实解决老年人应用智能技术实施困难的解决方案》，简化产品操作，同时向用户普及智能化设备的益处，提升接受度。推动服务升级：从单一产品向 “产品 + 平台” 模式延伸，搭建或接入智慧养老服务平台，增强生态协同效应。</w:t>
      </w:r>
    </w:p>
    <w:p w14:paraId="2F02E1EB">
      <w:pPr>
        <w:widowControl w:val="0"/>
        <w:spacing w:line="300" w:lineRule="auto"/>
        <w:ind w:firstLine="420" w:firstLineChars="200"/>
        <w:jc w:val="both"/>
        <w:rPr>
          <w:rFonts w:ascii="宋体" w:hAnsi="宋体" w:cs="宋体"/>
          <w:color w:val="000000" w:themeColor="text1"/>
          <w:szCs w:val="21"/>
          <w14:textFill>
            <w14:solidFill>
              <w14:schemeClr w14:val="tx1"/>
            </w14:solidFill>
          </w14:textFill>
        </w:rPr>
        <w:sectPr>
          <w:pgSz w:w="11906" w:h="16838"/>
          <w:pgMar w:top="1440" w:right="1800" w:bottom="1440" w:left="1800" w:header="851" w:footer="992" w:gutter="0"/>
          <w:cols w:space="425" w:num="1"/>
          <w:docGrid w:type="lines" w:linePitch="312" w:charSpace="0"/>
        </w:sectPr>
      </w:pPr>
    </w:p>
    <w:p w14:paraId="78399199">
      <w:pPr>
        <w:widowControl w:val="0"/>
        <w:spacing w:line="300" w:lineRule="auto"/>
        <w:ind w:firstLine="482"/>
        <w:jc w:val="center"/>
        <w:outlineLvl w:val="0"/>
        <w:rPr>
          <w:rFonts w:ascii="宋体" w:hAnsi="宋体" w:cs="Times New Roman"/>
          <w:b/>
          <w:bCs/>
          <w:color w:val="000000" w:themeColor="text1"/>
          <w:kern w:val="2"/>
          <w:sz w:val="32"/>
          <w:szCs w:val="40"/>
          <w14:textFill>
            <w14:solidFill>
              <w14:schemeClr w14:val="tx1"/>
            </w14:solidFill>
          </w14:textFill>
        </w:rPr>
      </w:pPr>
      <w:bookmarkStart w:id="455" w:name="_Toc22336"/>
      <w:bookmarkStart w:id="456" w:name="_Toc201650415"/>
      <w:bookmarkStart w:id="457" w:name="_Toc19112"/>
      <w:r>
        <w:rPr>
          <w:rFonts w:hint="eastAsia" w:ascii="宋体" w:hAnsi="宋体" w:cs="Times New Roman"/>
          <w:b/>
          <w:bCs/>
          <w:color w:val="000000" w:themeColor="text1"/>
          <w:kern w:val="2"/>
          <w:sz w:val="32"/>
          <w:szCs w:val="40"/>
          <w14:textFill>
            <w14:solidFill>
              <w14:schemeClr w14:val="tx1"/>
            </w14:solidFill>
          </w14:textFill>
        </w:rPr>
        <w:t>附录一 调查问卷</w:t>
      </w:r>
      <w:bookmarkEnd w:id="455"/>
      <w:bookmarkEnd w:id="456"/>
      <w:bookmarkEnd w:id="457"/>
    </w:p>
    <w:p w14:paraId="6EA1A659">
      <w:pPr>
        <w:widowControl w:val="0"/>
        <w:spacing w:line="300" w:lineRule="auto"/>
        <w:ind w:firstLine="361"/>
        <w:jc w:val="both"/>
        <w:rPr>
          <w:rFonts w:ascii="宋体" w:hAnsi="宋体" w:cs="Times New Roman"/>
          <w:b/>
          <w:bCs/>
          <w:color w:val="000000" w:themeColor="text1"/>
          <w:kern w:val="2"/>
          <w:sz w:val="24"/>
          <w:szCs w:val="32"/>
          <w14:textFill>
            <w14:solidFill>
              <w14:schemeClr w14:val="tx1"/>
            </w14:solidFill>
          </w14:textFill>
        </w:rPr>
      </w:pPr>
    </w:p>
    <w:p w14:paraId="1D8C9D7D">
      <w:pPr>
        <w:widowControl w:val="0"/>
        <w:spacing w:line="300" w:lineRule="auto"/>
        <w:ind w:firstLine="361"/>
        <w:jc w:val="both"/>
        <w:rPr>
          <w:rFonts w:ascii="宋体" w:hAnsi="宋体" w:cs="Times New Roman"/>
          <w:b/>
          <w:bCs/>
          <w:color w:val="000000" w:themeColor="text1"/>
          <w:kern w:val="2"/>
          <w:sz w:val="24"/>
          <w:szCs w:val="32"/>
          <w14:textFill>
            <w14:solidFill>
              <w14:schemeClr w14:val="tx1"/>
            </w14:solidFill>
          </w14:textFill>
        </w:rPr>
      </w:pPr>
      <w:r>
        <w:rPr>
          <w:rFonts w:hint="eastAsia" w:ascii="宋体" w:hAnsi="宋体" w:cs="Times New Roman"/>
          <w:b/>
          <w:bCs/>
          <w:color w:val="000000" w:themeColor="text1"/>
          <w:kern w:val="2"/>
          <w:sz w:val="24"/>
          <w:szCs w:val="32"/>
          <w14:textFill>
            <w14:solidFill>
              <w14:schemeClr w14:val="tx1"/>
            </w14:solidFill>
          </w14:textFill>
        </w:rPr>
        <w:t>一、智能老人陪伴设备需求调研问卷（老人版）</w:t>
      </w:r>
    </w:p>
    <w:p w14:paraId="6D454B03">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1.基础信息与生活状态</w:t>
      </w:r>
    </w:p>
    <w:p w14:paraId="3502A6E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性别：</w:t>
      </w:r>
    </w:p>
    <w:p w14:paraId="29A1A88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男 □ 女</w:t>
      </w:r>
    </w:p>
    <w:p w14:paraId="2703B67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年龄：</w:t>
      </w:r>
    </w:p>
    <w:p w14:paraId="566F826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60-69岁 □ 70-79岁 □ 80岁及以上</w:t>
      </w:r>
    </w:p>
    <w:p w14:paraId="295A5A0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日常活动能力：</w:t>
      </w:r>
    </w:p>
    <w:p w14:paraId="239C039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完全自理（进食、穿衣、行走等无需协助）</w:t>
      </w:r>
    </w:p>
    <w:p w14:paraId="5BE9161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轻度依赖（1-2项需辅助工具）</w:t>
      </w:r>
    </w:p>
    <w:p w14:paraId="202158E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中度依赖（3-4项需他人协助）</w:t>
      </w:r>
    </w:p>
    <w:p w14:paraId="6332520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重度依赖（5项以上需全程护理）</w:t>
      </w:r>
    </w:p>
    <w:p w14:paraId="4235AE7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居住模式：</w:t>
      </w:r>
    </w:p>
    <w:p w14:paraId="2F3D7C0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独居 □ 夫妻同住 □ 与子女合住 □ 养老机构</w:t>
      </w:r>
    </w:p>
    <w:p w14:paraId="0FD2BEC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子女联系频率：</w:t>
      </w:r>
    </w:p>
    <w:p w14:paraId="4201299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每天 □ 每周3-5次 □ 每周1-2次 □ 几乎无稳定联系</w:t>
      </w:r>
    </w:p>
    <w:p w14:paraId="4855606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慢性疾病史：</w:t>
      </w:r>
    </w:p>
    <w:p w14:paraId="010AFE8D">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无 □ 高血压 □ 糖尿病 □ 心血管疾病 □ 帕金森 □ 其他</w:t>
      </w:r>
    </w:p>
    <w:p w14:paraId="276EFE8A">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2.智能设备使用现状</w:t>
      </w:r>
    </w:p>
    <w:p w14:paraId="0212FC6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是否使用过智能陪伴设备（如智能音箱、健康监测手表）？</w:t>
      </w:r>
    </w:p>
    <w:p w14:paraId="67BC6B9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从未使用 □ 偶尔使用 □ 经常使用</w:t>
      </w:r>
    </w:p>
    <w:p w14:paraId="70F43F58">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（若使用过，可补充设备名称：__________）</w:t>
      </w:r>
    </w:p>
    <w:p w14:paraId="03D3592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使用场景主要是？（可多选）</w:t>
      </w:r>
    </w:p>
    <w:p w14:paraId="5BEE100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独自在家时 □ 夜间起夜时 □ 身体不适时 □ 感到孤独时 □ 其他</w:t>
      </w:r>
    </w:p>
    <w:p w14:paraId="72D3494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对现有设备的满意度：操作便捷性：□ 非常困难 □ 较困难 □ 一般 □ 较简单 □ 非常简单</w:t>
      </w:r>
    </w:p>
    <w:p w14:paraId="50E7251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功能实用性：</w:t>
      </w:r>
    </w:p>
    <w:p w14:paraId="112D108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完全无用 □ 用处不大 □ 一般 □ 较实用 □ 非常实用</w:t>
      </w:r>
    </w:p>
    <w:p w14:paraId="1E54A44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现有设备最不足的地方是？（可多选）</w:t>
      </w:r>
    </w:p>
    <w:p w14:paraId="5A961B1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操作复杂 □ 功能单一 □ 语音识别不准 □ 缺乏情感交流 □ 隐私担忧□ 缺乏安全辅助监护功能 □ 其他</w:t>
      </w:r>
    </w:p>
    <w:p w14:paraId="7930CABD">
      <w:pPr>
        <w:widowControl w:val="0"/>
        <w:spacing w:line="300" w:lineRule="auto"/>
        <w:ind w:firstLine="316"/>
        <w:jc w:val="both"/>
        <w:rPr>
          <w:rFonts w:ascii="宋体" w:hAnsi="宋体"/>
          <w:color w:val="000000" w:themeColor="text1"/>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3.功能需求与核心期待</w:t>
      </w:r>
    </w:p>
    <w:p w14:paraId="750864E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最希望 AI 陪伴产品具备哪些功能？（可多选）</w:t>
      </w:r>
    </w:p>
    <w:p w14:paraId="5A3B48E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健康监测（心率、血压等） □ 跌倒自动报警 □ 紧急呼叫子女 / 社区 □ 语音聊天解闷□ 用药提醒 □ 天气 / 新闻播报 □ 多模态情感识别（表情、语气、动作）</w:t>
      </w:r>
    </w:p>
    <w:p w14:paraId="7868F5F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全场景监护（居家、社区、外出） □ 个性化陪伴方案（如回忆重现、兴趣匹配）</w:t>
      </w:r>
    </w:p>
    <w:p w14:paraId="437D10E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与子女数据互通（仅健康状态） □ 其他</w:t>
      </w:r>
    </w:p>
    <w:p w14:paraId="70F05CA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是否需要设备主动识别情绪并提供帮助？</w:t>
      </w:r>
    </w:p>
    <w:p w14:paraId="1DA38CC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完全不需要 □ 不太需要 □ 一般 □ 较需要 □ 非常需要</w:t>
      </w:r>
    </w:p>
    <w:p w14:paraId="7352E4D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（例如：当您叹气或语速变慢时，设备主动询问 “是否需要聊聊”）</w:t>
      </w:r>
    </w:p>
    <w:p w14:paraId="0AA43B8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对设备外观的偏好：</w:t>
      </w:r>
    </w:p>
    <w:p w14:paraId="7482EDE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简洁科技感 □ 仿生设计 □ 传统家电样式 □ 其他</w:t>
      </w:r>
    </w:p>
    <w:p w14:paraId="3A223D5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若设备支持 “虚拟子女陪伴”（模拟子女声音、聊天风格），接受度如何？</w:t>
      </w:r>
    </w:p>
    <w:p w14:paraId="0BDC9CE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完全不能接受 □ 不太能接受 □ 一般 □ 较能接受 □ 非常能接受</w:t>
      </w:r>
    </w:p>
    <w:p w14:paraId="7A85FF89">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4.健康监护与安全需求</w:t>
      </w:r>
    </w:p>
    <w:p w14:paraId="0CFF382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日常健康监测需求优先级：</w:t>
      </w:r>
    </w:p>
    <w:p w14:paraId="53A361D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心率 / 血压实时监测 □ 跌倒姿态识别（加速度传感器 + 视觉分析）</w:t>
      </w:r>
    </w:p>
    <w:p w14:paraId="47E8B36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用药周期提醒（支持10种以上药物区分） □ 睡眠呼吸异常预警 □ 其他：__________</w:t>
      </w:r>
    </w:p>
    <w:p w14:paraId="5FB1C10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慢性疾病管理需求（若有慢性病史勾选）：</w:t>
      </w:r>
    </w:p>
    <w:p w14:paraId="74D4D6D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高血压 □ 糖尿病 □ 帕金森综合征 □ 其他</w:t>
      </w:r>
    </w:p>
    <w:p w14:paraId="2E849E3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（是否需要设备联动血糖仪 / 心电仪？ □ 否 □ 是）</w:t>
      </w:r>
    </w:p>
    <w:p w14:paraId="16B08CC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紧急响应机制偏好：</w:t>
      </w:r>
    </w:p>
    <w:p w14:paraId="15CE224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一键呼叫子女（视频通话优先） □ 自动联系医院（5分钟内响应）</w:t>
      </w:r>
    </w:p>
    <w:p w14:paraId="16168D1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对接120并同步地理位置 □ 其他：__________</w:t>
      </w:r>
    </w:p>
    <w:p w14:paraId="5B1C058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是否接受设备接入家庭摄像头（用于安全监护）？</w:t>
      </w:r>
    </w:p>
    <w:p w14:paraId="5A956D2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完全不接受 □ 不太接受 □ 中立 □ 较接受 □ 非常接受</w:t>
      </w:r>
    </w:p>
    <w:p w14:paraId="7C943ECB">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5.情感交互与认知适配</w:t>
      </w:r>
    </w:p>
    <w:p w14:paraId="539E107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认知功能自评：</w:t>
      </w:r>
    </w:p>
    <w:p w14:paraId="05A77D2D">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记忆力良好（能记住近期事件） □ 偶尔忘事（如重复询问同一问题）</w:t>
      </w:r>
    </w:p>
    <w:p w14:paraId="03EDA37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常忘事（需家人提醒服药 / 关水电） □ 严重记忆障碍（需专人看护）</w:t>
      </w:r>
    </w:p>
    <w:p w14:paraId="3D55F79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情感交互深度需求：</w:t>
      </w:r>
    </w:p>
    <w:p w14:paraId="14CB209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基础聊天（天气 / 新闻） □ 人生故事回忆引导（基于时间线问答）</w:t>
      </w:r>
    </w:p>
    <w:p w14:paraId="20128BE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情绪疏导（识别焦虑语调时触发正念训练） □ 代际关系调解（子女远程协同对话）</w:t>
      </w:r>
    </w:p>
    <w:p w14:paraId="41ABE227">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6.技术适配与使用场景</w:t>
      </w:r>
    </w:p>
    <w:p w14:paraId="2580E1D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家庭场景设备部署需求：</w:t>
      </w:r>
    </w:p>
    <w:p w14:paraId="17890FD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单一设备（客厅为主） □ 多设备联动（卧室 / 卫生间 / 阳台）</w:t>
      </w:r>
    </w:p>
    <w:p w14:paraId="7EDCC73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需要移动基站（支持户外50米范围内监护）</w:t>
      </w:r>
    </w:p>
    <w:p w14:paraId="4DB123E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听觉 / 视觉障碍适配需求：</w:t>
      </w:r>
    </w:p>
    <w:p w14:paraId="2EA2749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无 □ 轻度听力下降（需字幕辅助） □ 重度听力障碍（手语虚拟人交互）</w:t>
      </w:r>
    </w:p>
    <w:p w14:paraId="5891B61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轻度视力模糊（24pt以上字体） □ 视力障碍（语音导航 + 触觉地图）</w:t>
      </w:r>
    </w:p>
    <w:p w14:paraId="5114549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操作复杂度接受上限：</w:t>
      </w:r>
    </w:p>
    <w:p w14:paraId="3264096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纯语音控制（无需手动操作） □ 3个以内实体按键（紧急呼叫 / 功能切换）</w:t>
      </w:r>
    </w:p>
    <w:p w14:paraId="7BFE6F6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触摸屏操作（需子女协助学习）</w:t>
      </w:r>
    </w:p>
    <w:p w14:paraId="6D9A0F8E">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7.隐私伦理与商业模式</w:t>
      </w:r>
    </w:p>
    <w:p w14:paraId="7A53F3D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生物数据使用授权：</w:t>
      </w:r>
    </w:p>
    <w:p w14:paraId="29FB1A1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仅本地存储（不联网） □ 加密上传云端（可随时删除）</w:t>
      </w:r>
    </w:p>
    <w:p w14:paraId="791F739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共享给子女（仅健康指标） □ 授权科研机构匿名分析</w:t>
      </w:r>
    </w:p>
    <w:p w14:paraId="4FE46A6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情感模拟伦理接受度：</w:t>
      </w:r>
    </w:p>
    <w:p w14:paraId="7B51EF8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拒绝模拟亲人声音 / 形象 □ 可接受已故亲人AI复刻（需伦理审查）</w:t>
      </w:r>
    </w:p>
    <w:p w14:paraId="70CC06C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仅支持虚构角色交互</w:t>
      </w:r>
    </w:p>
    <w:p w14:paraId="15FC1A0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付费意愿与能力：</w:t>
      </w:r>
    </w:p>
    <w:p w14:paraId="22DF347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付费模式偏好（可多选）：</w:t>
      </w:r>
    </w:p>
    <w:p w14:paraId="51F735D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一次性购买设备（含基础服务） □ 月租制（设备 + 服务捆绑）</w:t>
      </w:r>
    </w:p>
    <w:p w14:paraId="515134D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按功能模块付费（如健康监测 / 情感陪伴单独计费） □ 子女代付费 □ 其他：__________</w:t>
      </w:r>
    </w:p>
    <w:p w14:paraId="5F73106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设备购买预算：</w:t>
      </w:r>
    </w:p>
    <w:p w14:paraId="0FA86D3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1000元以下 □ 1000-2000元 □ 2000-3000元 □ 3000元以上 □ 依赖子女 / 政府购买</w:t>
      </w:r>
    </w:p>
    <w:p w14:paraId="43A8830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服务订阅月费接受度：</w:t>
      </w:r>
    </w:p>
    <w:p w14:paraId="54B0E8B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完全不愿意付费 □ 50元以下 □ 50-100元 □ 100-200元 □ 200元以上</w:t>
      </w:r>
    </w:p>
    <w:p w14:paraId="7326D06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社区联动需求：</w:t>
      </w:r>
    </w:p>
    <w:p w14:paraId="6807AD6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不需要 □ 希望设备对接社区食堂订餐系统</w:t>
      </w:r>
    </w:p>
    <w:p w14:paraId="01F879F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需联动老年活动中心签到打卡 □ 其他：__________</w:t>
      </w:r>
    </w:p>
    <w:p w14:paraId="15DFBD5E">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8.使用态度与开放性问题</w:t>
      </w:r>
    </w:p>
    <w:p w14:paraId="7AA6377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技术接受度评估：感知有用性：</w:t>
      </w:r>
    </w:p>
    <w:p w14:paraId="65D9C91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完全不能帮助生活 □ 可能有点用 □ 说不清 □ 较有用 □ 非常有用</w:t>
      </w:r>
    </w:p>
    <w:p w14:paraId="5FA2C2E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感知易用性：</w:t>
      </w:r>
    </w:p>
    <w:p w14:paraId="6FABBF1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肯定学不会 □ 可能学不会 □ 说不清 □ 较容易 □ </w:t>
      </w:r>
    </w:p>
    <w:p w14:paraId="6451019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使用意愿：</w:t>
      </w:r>
    </w:p>
    <w:p w14:paraId="7C31418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坚决不用 □ 可能不会用 □ 说不清 □ 愿意尝试 □ 迫切需要</w:t>
      </w:r>
    </w:p>
    <w:p w14:paraId="24B6F5C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开放性问题：您认为老年人最需要的智能陪伴功能是？_________</w:t>
      </w:r>
    </w:p>
    <w:p w14:paraId="63803C3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使用智能设备时，最担心的问题是？_________</w:t>
      </w:r>
    </w:p>
    <w:p w14:paraId="16B8012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请描述一次最希望有智能设备陪伴的场景：_________</w:t>
      </w:r>
    </w:p>
    <w:p w14:paraId="5EC51A7A">
      <w:pPr>
        <w:widowControl w:val="0"/>
        <w:adjustRightInd w:val="0"/>
        <w:snapToGrid w:val="0"/>
        <w:spacing w:line="300" w:lineRule="auto"/>
        <w:ind w:firstLine="315"/>
        <w:rPr>
          <w:rFonts w:ascii="宋体" w:hAnsi="宋体"/>
          <w:color w:val="000000" w:themeColor="text1"/>
          <w14:textFill>
            <w14:solidFill>
              <w14:schemeClr w14:val="tx1"/>
            </w14:solidFill>
          </w14:textFill>
        </w:rPr>
      </w:pPr>
    </w:p>
    <w:p w14:paraId="557FCB4C">
      <w:pPr>
        <w:widowControl w:val="0"/>
        <w:spacing w:line="300" w:lineRule="auto"/>
        <w:ind w:firstLine="361"/>
        <w:jc w:val="both"/>
        <w:rPr>
          <w:rFonts w:ascii="宋体" w:hAnsi="宋体" w:cs="Times New Roman"/>
          <w:b/>
          <w:bCs/>
          <w:color w:val="000000" w:themeColor="text1"/>
          <w:kern w:val="2"/>
          <w:sz w:val="24"/>
          <w:szCs w:val="32"/>
          <w14:textFill>
            <w14:solidFill>
              <w14:schemeClr w14:val="tx1"/>
            </w14:solidFill>
          </w14:textFill>
        </w:rPr>
      </w:pPr>
      <w:r>
        <w:rPr>
          <w:rFonts w:hint="eastAsia" w:ascii="宋体" w:hAnsi="宋体" w:cs="Times New Roman"/>
          <w:b/>
          <w:bCs/>
          <w:color w:val="000000" w:themeColor="text1"/>
          <w:kern w:val="2"/>
          <w:sz w:val="24"/>
          <w:szCs w:val="32"/>
          <w14:textFill>
            <w14:solidFill>
              <w14:schemeClr w14:val="tx1"/>
            </w14:solidFill>
          </w14:textFill>
        </w:rPr>
        <w:t>二、智能老人陪伴设备需求调研问卷（子女版）</w:t>
      </w:r>
      <w:r>
        <w:rPr>
          <w:rFonts w:hint="eastAsia" w:ascii="MS Gothic" w:hAnsi="MS Gothic" w:eastAsia="MS Gothic" w:cs="MS Gothic"/>
          <w:b/>
          <w:bCs/>
          <w:color w:val="000000" w:themeColor="text1"/>
          <w:kern w:val="2"/>
          <w:sz w:val="24"/>
          <w:szCs w:val="32"/>
          <w14:textFill>
            <w14:solidFill>
              <w14:schemeClr w14:val="tx1"/>
            </w14:solidFill>
          </w14:textFill>
        </w:rPr>
        <w:t>​</w:t>
      </w:r>
    </w:p>
    <w:p w14:paraId="73DCCD5E">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1.基本信息</w:t>
      </w:r>
      <w:r>
        <w:rPr>
          <w:rFonts w:hint="eastAsia" w:ascii="MS Gothic" w:hAnsi="MS Gothic" w:eastAsia="MS Gothic" w:cs="MS Gothic"/>
          <w:b/>
          <w:bCs/>
          <w:color w:val="000000" w:themeColor="text1"/>
          <w:kern w:val="2"/>
          <w:szCs w:val="32"/>
          <w14:textFill>
            <w14:solidFill>
              <w14:schemeClr w14:val="tx1"/>
            </w14:solidFill>
          </w14:textFill>
        </w:rPr>
        <w:t>​</w:t>
      </w:r>
    </w:p>
    <w:p w14:paraId="2EEC456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您的性别：</w:t>
      </w:r>
    </w:p>
    <w:p w14:paraId="662D0AC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男 □ 女</w:t>
      </w:r>
      <w:r>
        <w:rPr>
          <w:rFonts w:hint="eastAsia" w:ascii="MS Gothic" w:hAnsi="MS Gothic" w:eastAsia="MS Gothic" w:cs="MS Gothic"/>
          <w:color w:val="000000" w:themeColor="text1"/>
          <w14:textFill>
            <w14:solidFill>
              <w14:schemeClr w14:val="tx1"/>
            </w14:solidFill>
          </w14:textFill>
        </w:rPr>
        <w:t>​</w:t>
      </w:r>
    </w:p>
    <w:p w14:paraId="1523659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您的年龄：</w:t>
      </w:r>
    </w:p>
    <w:p w14:paraId="7A79F75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25-35岁 □ 36-45岁 □ 46-55岁 □ 55岁以上</w:t>
      </w:r>
      <w:r>
        <w:rPr>
          <w:rFonts w:hint="eastAsia" w:ascii="MS Gothic" w:hAnsi="MS Gothic" w:eastAsia="MS Gothic" w:cs="MS Gothic"/>
          <w:color w:val="000000" w:themeColor="text1"/>
          <w14:textFill>
            <w14:solidFill>
              <w14:schemeClr w14:val="tx1"/>
            </w14:solidFill>
          </w14:textFill>
        </w:rPr>
        <w:t>​</w:t>
      </w:r>
    </w:p>
    <w:p w14:paraId="5F5A00A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您的职业：</w:t>
      </w:r>
    </w:p>
    <w:p w14:paraId="3919012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学生  □  上班族  □   自由职业者  □  退休人员  □  其他</w:t>
      </w:r>
    </w:p>
    <w:p w14:paraId="080CEBC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您的月收入范围（可选填）：</w:t>
      </w:r>
    </w:p>
    <w:p w14:paraId="0CDB8D2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3000元以下  □ 3000-5000元  □ 5001-8000元  □ 8001-1200元  □  12000元以上</w:t>
      </w:r>
    </w:p>
    <w:p w14:paraId="4373B4B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您与父母的居住距离：</w:t>
      </w:r>
    </w:p>
    <w:p w14:paraId="69948E6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同城同小区 □ 同城不同区 □ 异地（同一省份） □ 异地（不同省份）</w:t>
      </w:r>
      <w:r>
        <w:rPr>
          <w:rFonts w:hint="eastAsia" w:ascii="MS Gothic" w:hAnsi="MS Gothic" w:eastAsia="MS Gothic" w:cs="MS Gothic"/>
          <w:color w:val="000000" w:themeColor="text1"/>
          <w14:textFill>
            <w14:solidFill>
              <w14:schemeClr w14:val="tx1"/>
            </w14:solidFill>
          </w14:textFill>
        </w:rPr>
        <w:t>​</w:t>
      </w:r>
    </w:p>
    <w:p w14:paraId="3471F16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父母的居住模式（可多选）：</w:t>
      </w:r>
    </w:p>
    <w:p w14:paraId="515A6FC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独居 □ 夫妻同住 □ 与您合住 □ 养老机构 □ 其他_________</w:t>
      </w:r>
      <w:r>
        <w:rPr>
          <w:rFonts w:hint="eastAsia" w:ascii="MS Gothic" w:hAnsi="MS Gothic" w:eastAsia="MS Gothic" w:cs="MS Gothic"/>
          <w:color w:val="000000" w:themeColor="text1"/>
          <w14:textFill>
            <w14:solidFill>
              <w14:schemeClr w14:val="tx1"/>
            </w14:solidFill>
          </w14:textFill>
        </w:rPr>
        <w:t>​</w:t>
      </w:r>
    </w:p>
    <w:p w14:paraId="60D63D6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您与父母的日常联系频率：</w:t>
      </w:r>
    </w:p>
    <w:p w14:paraId="5BCDA58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每天 □ 每周3-5次 □ 每周1-2次 □ 每月1-2次 □ 更少</w:t>
      </w:r>
      <w:r>
        <w:rPr>
          <w:rFonts w:hint="eastAsia" w:ascii="MS Gothic" w:hAnsi="MS Gothic" w:eastAsia="MS Gothic" w:cs="MS Gothic"/>
          <w:color w:val="000000" w:themeColor="text1"/>
          <w14:textFill>
            <w14:solidFill>
              <w14:schemeClr w14:val="tx1"/>
            </w14:solidFill>
          </w14:textFill>
        </w:rPr>
        <w:t>​</w:t>
      </w:r>
    </w:p>
    <w:p w14:paraId="41295BE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父母的日常活动能力（您观察到的情况）：</w:t>
      </w:r>
    </w:p>
    <w:p w14:paraId="1D84ECE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完全自理（进食、穿衣、行走等无需协助）□ 轻度依赖（1-2项需辅助工具）□ 中度依赖（3-4项需他人协助）□ 重度依赖（5项以上需全程护理）</w:t>
      </w:r>
      <w:r>
        <w:rPr>
          <w:rFonts w:hint="eastAsia" w:ascii="MS Gothic" w:hAnsi="MS Gothic" w:eastAsia="MS Gothic" w:cs="MS Gothic"/>
          <w:color w:val="000000" w:themeColor="text1"/>
          <w14:textFill>
            <w14:solidFill>
              <w14:schemeClr w14:val="tx1"/>
            </w14:solidFill>
          </w14:textFill>
        </w:rPr>
        <w:t>​</w:t>
      </w:r>
    </w:p>
    <w:p w14:paraId="62CC60A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父母是否有慢性疾病史（可多选）：</w:t>
      </w:r>
    </w:p>
    <w:p w14:paraId="70D0E0C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无 □ 高血压 □ 糖尿病 □ 心血管疾病 □ 帕金森 □ 其他_________</w:t>
      </w:r>
      <w:r>
        <w:rPr>
          <w:rFonts w:hint="eastAsia" w:ascii="MS Gothic" w:hAnsi="MS Gothic" w:eastAsia="MS Gothic" w:cs="MS Gothic"/>
          <w:color w:val="000000" w:themeColor="text1"/>
          <w14:textFill>
            <w14:solidFill>
              <w14:schemeClr w14:val="tx1"/>
            </w14:solidFill>
          </w14:textFill>
        </w:rPr>
        <w:t>​</w:t>
      </w:r>
    </w:p>
    <w:p w14:paraId="5825ACB3">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2.对父母使用智能设备的认知</w:t>
      </w:r>
      <w:r>
        <w:rPr>
          <w:rFonts w:hint="eastAsia" w:ascii="MS Gothic" w:hAnsi="MS Gothic" w:eastAsia="MS Gothic" w:cs="MS Gothic"/>
          <w:b/>
          <w:bCs/>
          <w:color w:val="000000" w:themeColor="text1"/>
          <w:kern w:val="2"/>
          <w:szCs w:val="32"/>
          <w14:textFill>
            <w14:solidFill>
              <w14:schemeClr w14:val="tx1"/>
            </w14:solidFill>
          </w14:textFill>
        </w:rPr>
        <w:t>​</w:t>
      </w:r>
    </w:p>
    <w:p w14:paraId="1E9FF7A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您是否为父母购买过智能陪伴设备（如智能音箱、健康监测手表等）？</w:t>
      </w:r>
    </w:p>
    <w:p w14:paraId="4CAB6EE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从未购买 □ 已购买（设备名称：_________） □ 计划购买</w:t>
      </w:r>
      <w:r>
        <w:rPr>
          <w:rFonts w:hint="eastAsia" w:ascii="MS Gothic" w:hAnsi="MS Gothic" w:eastAsia="MS Gothic" w:cs="MS Gothic"/>
          <w:color w:val="000000" w:themeColor="text1"/>
          <w14:textFill>
            <w14:solidFill>
              <w14:schemeClr w14:val="tx1"/>
            </w14:solidFill>
          </w14:textFill>
        </w:rPr>
        <w:t>​</w:t>
      </w:r>
    </w:p>
    <w:p w14:paraId="326B9A38">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您认为父母使用智能设备的主要障碍是（可多选）：</w:t>
      </w:r>
    </w:p>
    <w:p w14:paraId="0FA3CCE3">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操作复杂 □ 视力 / 听力障碍 □ 缺乏学习意愿 □ 担心隐私泄露□ 认为设备 “冷冰冰” 无情感 □ 其他_________</w:t>
      </w:r>
      <w:r>
        <w:rPr>
          <w:rFonts w:hint="eastAsia" w:ascii="MS Gothic" w:hAnsi="MS Gothic" w:eastAsia="MS Gothic" w:cs="MS Gothic"/>
          <w:color w:val="000000" w:themeColor="text1"/>
          <w14:textFill>
            <w14:solidFill>
              <w14:schemeClr w14:val="tx1"/>
            </w14:solidFill>
          </w14:textFill>
        </w:rPr>
        <w:t>​</w:t>
      </w:r>
    </w:p>
    <w:p w14:paraId="3EC8A0E8">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您是否了解父母当前的健康管理需求（如服药提醒、血压监测等）？</w:t>
      </w:r>
    </w:p>
    <w:p w14:paraId="05CE1628">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非常了解 □ 比较了解 □ 一般 □ 不太了解 □ 完全不了解</w:t>
      </w:r>
      <w:r>
        <w:rPr>
          <w:rFonts w:hint="eastAsia" w:ascii="MS Gothic" w:hAnsi="MS Gothic" w:eastAsia="MS Gothic" w:cs="MS Gothic"/>
          <w:color w:val="000000" w:themeColor="text1"/>
          <w14:textFill>
            <w14:solidFill>
              <w14:schemeClr w14:val="tx1"/>
            </w14:solidFill>
          </w14:textFill>
        </w:rPr>
        <w:t>​</w:t>
      </w:r>
    </w:p>
    <w:p w14:paraId="32B02AFE">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3.对智能陪伴设备的功能期待</w:t>
      </w:r>
      <w:r>
        <w:rPr>
          <w:rFonts w:hint="eastAsia" w:ascii="MS Gothic" w:hAnsi="MS Gothic" w:eastAsia="MS Gothic" w:cs="MS Gothic"/>
          <w:b/>
          <w:bCs/>
          <w:color w:val="000000" w:themeColor="text1"/>
          <w:kern w:val="2"/>
          <w:szCs w:val="32"/>
          <w14:textFill>
            <w14:solidFill>
              <w14:schemeClr w14:val="tx1"/>
            </w14:solidFill>
          </w14:textFill>
        </w:rPr>
        <w:t>​</w:t>
      </w:r>
    </w:p>
    <w:p w14:paraId="55DEEB3E">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您最希望设备为父母提供哪些核心功能（可多选）：</w:t>
      </w:r>
    </w:p>
    <w:p w14:paraId="7262C97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实时健康监测（心率、血压、睡眠等） □ 跌倒 / 异常状态自动报警□ 紧急呼叫（一键联系子女 /社区 / 120） □ 远程语音互动（主动关怀提醒）□ 用药 / 生活习惯提醒 □ 与子女数据互通（健康报告、活动轨迹）□ 情感陪伴（聊天解闷、回忆引导） □ 其他_________</w:t>
      </w:r>
      <w:r>
        <w:rPr>
          <w:rFonts w:hint="eastAsia" w:ascii="MS Gothic" w:hAnsi="MS Gothic" w:eastAsia="MS Gothic" w:cs="MS Gothic"/>
          <w:color w:val="000000" w:themeColor="text1"/>
          <w14:textFill>
            <w14:solidFill>
              <w14:schemeClr w14:val="tx1"/>
            </w14:solidFill>
          </w14:textFill>
        </w:rPr>
        <w:t>​</w:t>
      </w:r>
    </w:p>
    <w:p w14:paraId="24C52E6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您认为设备在 “安全监护” 方面最需要覆盖的场景是（可多选）：</w:t>
      </w:r>
    </w:p>
    <w:p w14:paraId="52854CAD">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居家独处时 □ 夜间起夜时 □ 外出活动时 □ 身体不适时 □ 其他_________</w:t>
      </w:r>
      <w:r>
        <w:rPr>
          <w:rFonts w:hint="eastAsia" w:ascii="MS Gothic" w:hAnsi="MS Gothic" w:eastAsia="MS Gothic" w:cs="MS Gothic"/>
          <w:color w:val="000000" w:themeColor="text1"/>
          <w14:textFill>
            <w14:solidFill>
              <w14:schemeClr w14:val="tx1"/>
            </w14:solidFill>
          </w14:textFill>
        </w:rPr>
        <w:t>​</w:t>
      </w:r>
    </w:p>
    <w:p w14:paraId="468648EA">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是否希望设备具备 “远程控制” 功能（如查看摄像头、调节设备设置）？</w:t>
      </w:r>
    </w:p>
    <w:p w14:paraId="1DD0BB0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非常需要 □ 比较需要 □ 一般 □ 不太需要 □ 完全不需要</w:t>
      </w:r>
      <w:r>
        <w:rPr>
          <w:rFonts w:hint="eastAsia" w:ascii="MS Gothic" w:hAnsi="MS Gothic" w:eastAsia="MS Gothic" w:cs="MS Gothic"/>
          <w:color w:val="000000" w:themeColor="text1"/>
          <w14:textFill>
            <w14:solidFill>
              <w14:schemeClr w14:val="tx1"/>
            </w14:solidFill>
          </w14:textFill>
        </w:rPr>
        <w:t>​</w:t>
      </w:r>
    </w:p>
    <w:p w14:paraId="006DDCC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对于 “虚拟子女陪伴” 功能（模拟您的声音 / 聊天风格与父母互动），您的态度是：</w:t>
      </w:r>
    </w:p>
    <w:p w14:paraId="5F7AC319">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支持（父母需要情感慰藉） □ 中立（视技术成熟度而定）□ 反对（担心替代真实陪伴） □ 其他_________</w:t>
      </w:r>
      <w:r>
        <w:rPr>
          <w:rFonts w:hint="eastAsia" w:ascii="MS Gothic" w:hAnsi="MS Gothic" w:eastAsia="MS Gothic" w:cs="MS Gothic"/>
          <w:color w:val="000000" w:themeColor="text1"/>
          <w14:textFill>
            <w14:solidFill>
              <w14:schemeClr w14:val="tx1"/>
            </w14:solidFill>
          </w14:textFill>
        </w:rPr>
        <w:t>​</w:t>
      </w:r>
    </w:p>
    <w:p w14:paraId="366768DD">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4.隐私与安全考量</w:t>
      </w:r>
      <w:r>
        <w:rPr>
          <w:rFonts w:hint="eastAsia" w:ascii="MS Gothic" w:hAnsi="MS Gothic" w:eastAsia="MS Gothic" w:cs="MS Gothic"/>
          <w:b/>
          <w:bCs/>
          <w:color w:val="000000" w:themeColor="text1"/>
          <w:kern w:val="2"/>
          <w:szCs w:val="32"/>
          <w14:textFill>
            <w14:solidFill>
              <w14:schemeClr w14:val="tx1"/>
            </w14:solidFill>
          </w14:textFill>
        </w:rPr>
        <w:t>​</w:t>
      </w:r>
    </w:p>
    <w:p w14:paraId="3268C26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您对设备收集父母生物数据（如心率、血压、居住环境数据）的态度是：</w:t>
      </w:r>
    </w:p>
    <w:p w14:paraId="1DF8E46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仅允许本地存储（不联网） □ 加密上传云端，仅子女可查看□ 可共享给医疗机构（需授权） □ 完全拒绝数据收集</w:t>
      </w:r>
      <w:r>
        <w:rPr>
          <w:rFonts w:hint="eastAsia" w:ascii="MS Gothic" w:hAnsi="MS Gothic" w:eastAsia="MS Gothic" w:cs="MS Gothic"/>
          <w:color w:val="000000" w:themeColor="text1"/>
          <w14:textFill>
            <w14:solidFill>
              <w14:schemeClr w14:val="tx1"/>
            </w14:solidFill>
          </w14:textFill>
        </w:rPr>
        <w:t>​</w:t>
      </w:r>
    </w:p>
    <w:p w14:paraId="5204658B">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是否接受设备接入家庭摄像头（用于安全监护，非实时监控）：</w:t>
      </w:r>
    </w:p>
    <w:p w14:paraId="11D3B8A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非常接受（安全优先） □ 接受但需明确权限范围□ 中立 □ 不接受（隐私担忧） □ 坚决反对</w:t>
      </w:r>
      <w:r>
        <w:rPr>
          <w:rFonts w:hint="eastAsia" w:ascii="MS Gothic" w:hAnsi="MS Gothic" w:eastAsia="MS Gothic" w:cs="MS Gothic"/>
          <w:color w:val="000000" w:themeColor="text1"/>
          <w14:textFill>
            <w14:solidFill>
              <w14:schemeClr w14:val="tx1"/>
            </w14:solidFill>
          </w14:textFill>
        </w:rPr>
        <w:t>​</w:t>
      </w:r>
    </w:p>
    <w:p w14:paraId="06E6D1C0">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5.付费意愿与社会支持</w:t>
      </w:r>
      <w:r>
        <w:rPr>
          <w:rFonts w:hint="eastAsia" w:ascii="MS Gothic" w:hAnsi="MS Gothic" w:eastAsia="MS Gothic" w:cs="MS Gothic"/>
          <w:b/>
          <w:bCs/>
          <w:color w:val="000000" w:themeColor="text1"/>
          <w:kern w:val="2"/>
          <w:szCs w:val="32"/>
          <w14:textFill>
            <w14:solidFill>
              <w14:schemeClr w14:val="tx1"/>
            </w14:solidFill>
          </w14:textFill>
        </w:rPr>
        <w:t>​</w:t>
      </w:r>
    </w:p>
    <w:p w14:paraId="4605B0BC">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您的家庭对智能陪伴设备的付费能力：</w:t>
      </w:r>
    </w:p>
    <w:p w14:paraId="52915E7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月均可承担 50元以下 □ 50-100元 □ 100-200元 □ 200元以上</w:t>
      </w:r>
      <w:r>
        <w:rPr>
          <w:rFonts w:hint="eastAsia" w:ascii="MS Gothic" w:hAnsi="MS Gothic" w:eastAsia="MS Gothic" w:cs="MS Gothic"/>
          <w:color w:val="000000" w:themeColor="text1"/>
          <w14:textFill>
            <w14:solidFill>
              <w14:schemeClr w14:val="tx1"/>
            </w14:solidFill>
          </w14:textFill>
        </w:rPr>
        <w:t>​</w:t>
      </w:r>
    </w:p>
    <w:p w14:paraId="1421C3C4">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更倾向的付费模式是（可多选）：</w:t>
      </w:r>
    </w:p>
    <w:p w14:paraId="473FC93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一次性购买设备（期望价格：□1000元以下 □1000-3000元 □3000元以上）□ 月租制（含服务包） □ 政府 / 社区补贴后购买 □ 子女代付费</w:t>
      </w:r>
      <w:r>
        <w:rPr>
          <w:rFonts w:hint="eastAsia" w:ascii="MS Gothic" w:hAnsi="MS Gothic" w:eastAsia="MS Gothic" w:cs="MS Gothic"/>
          <w:color w:val="000000" w:themeColor="text1"/>
          <w14:textFill>
            <w14:solidFill>
              <w14:schemeClr w14:val="tx1"/>
            </w14:solidFill>
          </w14:textFill>
        </w:rPr>
        <w:t>​</w:t>
      </w:r>
    </w:p>
    <w:p w14:paraId="12A539E2">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是否希望设备与社区服务联动（如对接社区医疗、订餐、活动通知）？</w:t>
      </w:r>
    </w:p>
    <w:p w14:paraId="4498E2C8">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非常希望（提升便利性） □ 希望但需保障数据安全□ 中立 □ 不希望（避免信息过载） □ 坚决反对</w:t>
      </w:r>
      <w:r>
        <w:rPr>
          <w:rFonts w:hint="eastAsia" w:ascii="MS Gothic" w:hAnsi="MS Gothic" w:eastAsia="MS Gothic" w:cs="MS Gothic"/>
          <w:color w:val="000000" w:themeColor="text1"/>
          <w14:textFill>
            <w14:solidFill>
              <w14:schemeClr w14:val="tx1"/>
            </w14:solidFill>
          </w14:textFill>
        </w:rPr>
        <w:t>​</w:t>
      </w:r>
    </w:p>
    <w:p w14:paraId="6F9EE159">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6.对 “心聆守护” 系统的期待</w:t>
      </w:r>
      <w:r>
        <w:rPr>
          <w:rFonts w:hint="eastAsia" w:ascii="MS Gothic" w:hAnsi="MS Gothic" w:eastAsia="MS Gothic" w:cs="MS Gothic"/>
          <w:b/>
          <w:bCs/>
          <w:color w:val="000000" w:themeColor="text1"/>
          <w:kern w:val="2"/>
          <w:szCs w:val="32"/>
          <w14:textFill>
            <w14:solidFill>
              <w14:schemeClr w14:val="tx1"/>
            </w14:solidFill>
          </w14:textFill>
        </w:rPr>
        <w:t>​</w:t>
      </w:r>
    </w:p>
    <w:p w14:paraId="4E504CE7">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您认为该系统最应优先解决的问题是（可多选）：</w:t>
      </w:r>
    </w:p>
    <w:p w14:paraId="183AC81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父母的安全隐患（跌倒、疾病突发） □ 情感孤独（无人陪伴）□ 健康管理疏漏（忘记服药、监测不及时） □ 代际沟通效率（实时同步信息）</w:t>
      </w:r>
      <w:r>
        <w:rPr>
          <w:rFonts w:hint="eastAsia" w:ascii="MS Gothic" w:hAnsi="MS Gothic" w:eastAsia="MS Gothic" w:cs="MS Gothic"/>
          <w:color w:val="000000" w:themeColor="text1"/>
          <w14:textFill>
            <w14:solidFill>
              <w14:schemeClr w14:val="tx1"/>
            </w14:solidFill>
          </w14:textFill>
        </w:rPr>
        <w:t>​</w:t>
      </w:r>
    </w:p>
    <w:p w14:paraId="3A2DC601">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如果设备支持 “多设备联动”（如卧室传感器 + 客厅主机 + 移动终端），您的接受度是：□ 非常需要（覆盖全场景） □ 按需配置即可 □ 功能太复杂，无需联动</w:t>
      </w:r>
      <w:r>
        <w:rPr>
          <w:rFonts w:hint="eastAsia" w:ascii="MS Gothic" w:hAnsi="MS Gothic" w:eastAsia="MS Gothic" w:cs="MS Gothic"/>
          <w:color w:val="000000" w:themeColor="text1"/>
          <w14:textFill>
            <w14:solidFill>
              <w14:schemeClr w14:val="tx1"/>
            </w14:solidFill>
          </w14:textFill>
        </w:rPr>
        <w:t>​</w:t>
      </w:r>
    </w:p>
    <w:p w14:paraId="60B1AEC5">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您对设备操作便捷性的要求是：</w:t>
      </w:r>
    </w:p>
    <w:p w14:paraId="4572DAD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父母可独立操作（纯语音控制优先） □ 允许子女远程协助操作□ 接受简单按键操作 □ 其他_________</w:t>
      </w:r>
      <w:r>
        <w:rPr>
          <w:rFonts w:hint="eastAsia" w:ascii="MS Gothic" w:hAnsi="MS Gothic" w:eastAsia="MS Gothic" w:cs="MS Gothic"/>
          <w:color w:val="000000" w:themeColor="text1"/>
          <w14:textFill>
            <w14:solidFill>
              <w14:schemeClr w14:val="tx1"/>
            </w14:solidFill>
          </w14:textFill>
        </w:rPr>
        <w:t>​</w:t>
      </w:r>
    </w:p>
    <w:p w14:paraId="001D5556">
      <w:pPr>
        <w:widowControl w:val="0"/>
        <w:spacing w:line="300" w:lineRule="auto"/>
        <w:ind w:firstLine="316"/>
        <w:jc w:val="both"/>
        <w:rPr>
          <w:rFonts w:ascii="宋体" w:hAnsi="宋体" w:cs="Times New Roman"/>
          <w:b/>
          <w:bCs/>
          <w:color w:val="000000" w:themeColor="text1"/>
          <w:kern w:val="2"/>
          <w:szCs w:val="32"/>
          <w14:textFill>
            <w14:solidFill>
              <w14:schemeClr w14:val="tx1"/>
            </w14:solidFill>
          </w14:textFill>
        </w:rPr>
      </w:pPr>
      <w:r>
        <w:rPr>
          <w:rFonts w:hint="eastAsia" w:ascii="宋体" w:hAnsi="宋体" w:cs="Times New Roman"/>
          <w:b/>
          <w:bCs/>
          <w:color w:val="000000" w:themeColor="text1"/>
          <w:kern w:val="2"/>
          <w:szCs w:val="32"/>
          <w14:textFill>
            <w14:solidFill>
              <w14:schemeClr w14:val="tx1"/>
            </w14:solidFill>
          </w14:textFill>
        </w:rPr>
        <w:t>7.开放性问题</w:t>
      </w:r>
      <w:r>
        <w:rPr>
          <w:rFonts w:hint="eastAsia" w:ascii="MS Gothic" w:hAnsi="MS Gothic" w:eastAsia="MS Gothic" w:cs="MS Gothic"/>
          <w:b/>
          <w:bCs/>
          <w:color w:val="000000" w:themeColor="text1"/>
          <w:kern w:val="2"/>
          <w:szCs w:val="32"/>
          <w14:textFill>
            <w14:solidFill>
              <w14:schemeClr w14:val="tx1"/>
            </w14:solidFill>
          </w14:textFill>
        </w:rPr>
        <w:t>​</w:t>
      </w:r>
    </w:p>
    <w:p w14:paraId="6FF3975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您认为父母目前最缺乏的照护支持是（可举例说明）：_________</w:t>
      </w:r>
      <w:r>
        <w:rPr>
          <w:rFonts w:hint="eastAsia" w:ascii="MS Gothic" w:hAnsi="MS Gothic" w:eastAsia="MS Gothic" w:cs="MS Gothic"/>
          <w:color w:val="000000" w:themeColor="text1"/>
          <w14:textFill>
            <w14:solidFill>
              <w14:schemeClr w14:val="tx1"/>
            </w14:solidFill>
          </w14:textFill>
        </w:rPr>
        <w:t>​</w:t>
      </w:r>
    </w:p>
    <w:p w14:paraId="1F9ABDB6">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如果为父母选择智能设备，您最担心的风险是：_________</w:t>
      </w:r>
      <w:r>
        <w:rPr>
          <w:rFonts w:hint="eastAsia" w:ascii="MS Gothic" w:hAnsi="MS Gothic" w:eastAsia="MS Gothic" w:cs="MS Gothic"/>
          <w:color w:val="000000" w:themeColor="text1"/>
          <w14:textFill>
            <w14:solidFill>
              <w14:schemeClr w14:val="tx1"/>
            </w14:solidFill>
          </w14:textFill>
        </w:rPr>
        <w:t>​</w:t>
      </w:r>
    </w:p>
    <w:p w14:paraId="1C6ECBD0">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您理想中的 “智能老人陪护系统” 应该具备哪些独特功能：_________</w:t>
      </w:r>
      <w:r>
        <w:rPr>
          <w:rFonts w:hint="eastAsia" w:ascii="MS Gothic" w:hAnsi="MS Gothic" w:eastAsia="MS Gothic" w:cs="MS Gothic"/>
          <w:color w:val="000000" w:themeColor="text1"/>
          <w14:textFill>
            <w14:solidFill>
              <w14:schemeClr w14:val="tx1"/>
            </w14:solidFill>
          </w14:textFill>
        </w:rPr>
        <w:t>​</w:t>
      </w:r>
    </w:p>
    <w:p w14:paraId="69E8043F">
      <w:pPr>
        <w:widowControl w:val="0"/>
        <w:adjustRightInd w:val="0"/>
        <w:snapToGrid w:val="0"/>
        <w:spacing w:line="300" w:lineRule="auto"/>
        <w:ind w:firstLine="315"/>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您愿意为父母使用智能设备付出哪些配合：_________</w:t>
      </w:r>
    </w:p>
    <w:p w14:paraId="12999B38">
      <w:pPr>
        <w:widowControl w:val="0"/>
        <w:spacing w:line="300" w:lineRule="auto"/>
        <w:ind w:firstLine="315"/>
        <w:jc w:val="both"/>
        <w:rPr>
          <w:rFonts w:ascii="宋体" w:hAnsi="宋体"/>
          <w:color w:val="000000" w:themeColor="text1"/>
          <w14:textFill>
            <w14:solidFill>
              <w14:schemeClr w14:val="tx1"/>
            </w14:solidFill>
          </w14:textFill>
        </w:rPr>
        <w:sectPr>
          <w:pgSz w:w="11906" w:h="16838"/>
          <w:pgMar w:top="1440" w:right="1800" w:bottom="1440" w:left="1800" w:header="851" w:footer="992" w:gutter="0"/>
          <w:cols w:space="425" w:num="1"/>
          <w:docGrid w:type="lines" w:linePitch="312" w:charSpace="0"/>
        </w:sectPr>
      </w:pPr>
    </w:p>
    <w:p w14:paraId="6636A35E">
      <w:pPr>
        <w:pStyle w:val="2"/>
        <w:keepNext w:val="0"/>
        <w:widowControl w:val="0"/>
        <w:ind w:firstLine="2881" w:firstLineChars="900"/>
        <w:jc w:val="both"/>
        <w:rPr>
          <w:color w:val="000000" w:themeColor="text1"/>
          <w:sz w:val="32"/>
          <w14:textFill>
            <w14:solidFill>
              <w14:schemeClr w14:val="tx1"/>
            </w14:solidFill>
          </w14:textFill>
        </w:rPr>
      </w:pPr>
      <w:bookmarkStart w:id="458" w:name="_Toc25312"/>
      <w:bookmarkStart w:id="459" w:name="_Toc31249"/>
      <w:bookmarkStart w:id="460" w:name="_Toc201514022"/>
      <w:bookmarkStart w:id="461" w:name="_Toc201514349"/>
      <w:bookmarkStart w:id="462" w:name="_Toc201650417"/>
      <w:bookmarkStart w:id="463" w:name="_Toc14042"/>
      <w:r>
        <w:rPr>
          <w:rFonts w:hint="eastAsia"/>
          <w:color w:val="000000" w:themeColor="text1"/>
          <w:sz w:val="32"/>
          <w14:textFill>
            <w14:solidFill>
              <w14:schemeClr w14:val="tx1"/>
            </w14:solidFill>
          </w14:textFill>
        </w:rPr>
        <w:t>附录</w:t>
      </w:r>
      <w:r>
        <w:rPr>
          <w:rFonts w:hint="eastAsia"/>
          <w:color w:val="000000" w:themeColor="text1"/>
          <w:sz w:val="32"/>
          <w:lang w:val="en-US" w:eastAsia="zh-CN"/>
          <w14:textFill>
            <w14:solidFill>
              <w14:schemeClr w14:val="tx1"/>
            </w14:solidFill>
          </w14:textFill>
        </w:rPr>
        <w:t>二</w:t>
      </w:r>
      <w:r>
        <w:rPr>
          <w:rFonts w:hint="eastAsia"/>
          <w:color w:val="000000" w:themeColor="text1"/>
          <w:sz w:val="32"/>
          <w14:textFill>
            <w14:solidFill>
              <w14:schemeClr w14:val="tx1"/>
            </w14:solidFill>
          </w14:textFill>
        </w:rPr>
        <w:t xml:space="preserve"> 代表性源码</w:t>
      </w:r>
      <w:bookmarkEnd w:id="458"/>
      <w:bookmarkEnd w:id="459"/>
      <w:bookmarkEnd w:id="460"/>
      <w:bookmarkEnd w:id="461"/>
      <w:bookmarkEnd w:id="462"/>
      <w:bookmarkEnd w:id="463"/>
    </w:p>
    <w:p w14:paraId="5504A24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&lt;!DOCTYPE html&gt;</w:t>
      </w:r>
    </w:p>
    <w:p w14:paraId="3882EC2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 lang="zh-CN"&gt;</w:t>
      </w:r>
    </w:p>
    <w:p w14:paraId="2E4E5A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186BD27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charset="UTF-8"&gt;</w:t>
      </w:r>
    </w:p>
    <w:p w14:paraId="3A45BE4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name="viewport" content="width=device-width, initial-scale=1.0"&gt;</w:t>
      </w:r>
    </w:p>
    <w:p w14:paraId="291C6BF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&lt;title&gt;健康咨询&lt;/title&gt;</w:t>
      </w:r>
    </w:p>
    <w:p w14:paraId="58C902E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4CC4C1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w:t>
      </w:r>
    </w:p>
    <w:p w14:paraId="13C85D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0;</w:t>
      </w:r>
    </w:p>
    <w:p w14:paraId="04A88D0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0;</w:t>
      </w:r>
    </w:p>
    <w:p w14:paraId="2942C1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box-sizing: border-box;</w:t>
      </w:r>
    </w:p>
    <w:p w14:paraId="55438A6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font-family: "微软雅黑", sans-serif;</w:t>
      </w:r>
    </w:p>
    <w:p w14:paraId="739BD3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3EED2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body {</w:t>
      </w:r>
    </w:p>
    <w:p w14:paraId="12B7475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#f8f9fb;</w:t>
      </w:r>
    </w:p>
    <w:p w14:paraId="69EBF8D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#333;</w:t>
      </w:r>
    </w:p>
    <w:p w14:paraId="099A79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13AE7F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.container {</w:t>
      </w:r>
    </w:p>
    <w:p w14:paraId="36C1D35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51C4427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95%;</w:t>
      </w:r>
    </w:p>
    <w:p w14:paraId="04974F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max-width: 1400px;</w:t>
      </w:r>
    </w:p>
    <w:p w14:paraId="326BC41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40px auto;</w:t>
      </w:r>
    </w:p>
    <w:p w14:paraId="7F00A3E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30px;</w:t>
      </w:r>
    </w:p>
    <w:p w14:paraId="3598C76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2390E4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43AB0E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左侧导航 + 历史咨询 */</w:t>
      </w:r>
    </w:p>
    <w:p w14:paraId="5AF8922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 {</w:t>
      </w:r>
    </w:p>
    <w:p w14:paraId="63DFE6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300px; /* 加宽侧边栏 */</w:t>
      </w:r>
    </w:p>
    <w:p w14:paraId="7487AAC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#fff;</w:t>
      </w:r>
    </w:p>
    <w:p w14:paraId="635F34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10px;</w:t>
      </w:r>
    </w:p>
    <w:p w14:paraId="4D08E7E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2px 15px rgba(0,0,0,0.02);</w:t>
      </w:r>
    </w:p>
    <w:p w14:paraId="01EC814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8E25BB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.sidebar-header {</w:t>
      </w:r>
    </w:p>
    <w:p w14:paraId="20FFED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28px;</w:t>
      </w:r>
    </w:p>
    <w:p w14:paraId="68F1777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24px; /* 大幅放大标题 */</w:t>
      </w:r>
    </w:p>
    <w:p w14:paraId="30B6F86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700;</w:t>
      </w:r>
    </w:p>
    <w:p w14:paraId="24C639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border-bottom: 1px solid #eee;</w:t>
      </w:r>
    </w:p>
    <w:p w14:paraId="7D82B5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F3A15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w:t>
      </w:r>
    </w:p>
    <w:p w14:paraId="0A696BA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list-style: none;</w:t>
      </w:r>
    </w:p>
    <w:p w14:paraId="59CC8E3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25E71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li {</w:t>
      </w:r>
    </w:p>
    <w:p w14:paraId="4C8D12A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20px 28px; /* 增大点击区域 */</w:t>
      </w:r>
    </w:p>
    <w:p w14:paraId="66CDE76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4D25ED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0C32CE7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all 0.3s;</w:t>
      </w:r>
    </w:p>
    <w:p w14:paraId="3643BFE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relative;</w:t>
      </w:r>
    </w:p>
    <w:p w14:paraId="18F10F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 /* 导航文字放大 */</w:t>
      </w:r>
    </w:p>
    <w:p w14:paraId="028DCD3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5790A1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justify-content: space-between;</w:t>
      </w:r>
    </w:p>
    <w:p w14:paraId="580D458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122A1BC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EB07DA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li span {</w:t>
      </w:r>
    </w:p>
    <w:p w14:paraId="11F24C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16px;</w:t>
      </w:r>
    </w:p>
    <w:p w14:paraId="00BDB5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#888;</w:t>
      </w:r>
    </w:p>
    <w:p w14:paraId="7420FBB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2878C9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li.active {</w:t>
      </w:r>
    </w:p>
    <w:p w14:paraId="52EE0D6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#e5f2ff;</w:t>
      </w:r>
    </w:p>
    <w:p w14:paraId="3AA5FE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1A87A54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12E580B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07303E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li:hover {</w:t>
      </w:r>
    </w:p>
    <w:p w14:paraId="74342A5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#f3f8ff;</w:t>
      </w:r>
    </w:p>
    <w:p w14:paraId="012CFA4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83358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.sidebar-nav li.active::before {</w:t>
      </w:r>
    </w:p>
    <w:p w14:paraId="7B1305D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content: '';</w:t>
      </w:r>
    </w:p>
    <w:p w14:paraId="6B13519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absolute;</w:t>
      </w:r>
    </w:p>
    <w:p w14:paraId="0508F8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left: 0;</w:t>
      </w:r>
    </w:p>
    <w:p w14:paraId="53F1946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top: 50%;</w:t>
      </w:r>
    </w:p>
    <w:p w14:paraId="2C2E670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transform: translateY(-50%);</w:t>
      </w:r>
    </w:p>
    <w:p w14:paraId="3BB044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6px;</w:t>
      </w:r>
    </w:p>
    <w:p w14:paraId="22265B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20px;</w:t>
      </w:r>
    </w:p>
    <w:p w14:paraId="5959BD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#2f80ed;</w:t>
      </w:r>
    </w:p>
    <w:p w14:paraId="421EF59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3px;</w:t>
      </w:r>
    </w:p>
    <w:p w14:paraId="2050D7D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10CA0D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DD3B0E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历史咨询卡片 */</w:t>
      </w:r>
    </w:p>
    <w:p w14:paraId="02D7FB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.history-card {</w:t>
      </w:r>
    </w:p>
    <w:p w14:paraId="253AB7A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24px;</w:t>
      </w:r>
    </w:p>
    <w:p w14:paraId="24CD48B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border-top: 1px solid #eee;</w:t>
      </w:r>
    </w:p>
    <w:p w14:paraId="173C99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661BD28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2CE434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16px;</w:t>
      </w:r>
    </w:p>
    <w:p w14:paraId="07DFFAA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A04E9C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.history-item {</w:t>
      </w:r>
    </w:p>
    <w:p w14:paraId="4044B7C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16px;</w:t>
      </w:r>
    </w:p>
    <w:p w14:paraId="29A8BDE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#f9fbff;</w:t>
      </w:r>
    </w:p>
    <w:p w14:paraId="3621361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8px;</w:t>
      </w:r>
    </w:p>
    <w:p w14:paraId="22F74E6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197363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background 0.3s;</w:t>
      </w:r>
    </w:p>
    <w:p w14:paraId="403AE7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17px; /* 历史咨询文字放大 */</w:t>
      </w:r>
    </w:p>
    <w:p w14:paraId="7252C7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line-height: 1.6;</w:t>
      </w:r>
    </w:p>
    <w:p w14:paraId="13A004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065048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.history-item:hover {</w:t>
      </w:r>
    </w:p>
    <w:p w14:paraId="7CF83B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#e5f2ff;</w:t>
      </w:r>
    </w:p>
    <w:p w14:paraId="13E9F11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2A1DAB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.history-item strong {</w:t>
      </w:r>
    </w:p>
    <w:p w14:paraId="1464B5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2533ACF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w:t>
      </w:r>
    </w:p>
    <w:p w14:paraId="77C6C5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block;</w:t>
      </w:r>
    </w:p>
    <w:p w14:paraId="5A57E2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4px;</w:t>
      </w:r>
    </w:p>
    <w:p w14:paraId="30ADDA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63AA59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243E9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右侧主区域 */</w:t>
      </w:r>
    </w:p>
    <w:p w14:paraId="3C0687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.main {</w:t>
      </w:r>
    </w:p>
    <w:p w14:paraId="0C39ECD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 1;</w:t>
      </w:r>
    </w:p>
    <w:p w14:paraId="27D3EDB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#fff;</w:t>
      </w:r>
    </w:p>
    <w:p w14:paraId="1D63F70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10px;</w:t>
      </w:r>
    </w:p>
    <w:p w14:paraId="79EE83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2px 15px rgba(0,0,0,0.02);</w:t>
      </w:r>
    </w:p>
    <w:p w14:paraId="650860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03AFC7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0E8171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0D826C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E65CD2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医生信息栏 */</w:t>
      </w:r>
    </w:p>
    <w:p w14:paraId="37463C7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.doctor-header {</w:t>
      </w:r>
    </w:p>
    <w:p w14:paraId="70D5DF8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6B4ECA3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6FF8EA9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28px;</w:t>
      </w:r>
    </w:p>
    <w:p w14:paraId="0CAB894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border-bottom: 1px solid #eee;</w:t>
      </w:r>
    </w:p>
    <w:p w14:paraId="24C573E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#f9fbff;</w:t>
      </w:r>
    </w:p>
    <w:p w14:paraId="245EBB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7B205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静态动漫头像 */</w:t>
      </w:r>
    </w:p>
    <w:p w14:paraId="11A8893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.doctor-avatar {</w:t>
      </w:r>
    </w:p>
    <w:p w14:paraId="3099344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80px; /* 更大头像 */</w:t>
      </w:r>
    </w:p>
    <w:p w14:paraId="1F1BE83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80px;</w:t>
      </w:r>
    </w:p>
    <w:p w14:paraId="3CA5A58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50%;</w:t>
      </w:r>
    </w:p>
    <w:p w14:paraId="136FEF9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object-fit: cover;</w:t>
      </w:r>
    </w:p>
    <w:p w14:paraId="0A3346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margin-right: 20px;</w:t>
      </w:r>
    </w:p>
    <w:p w14:paraId="6DB586D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background-image: url('https://i.imgur.com/your-anime-avatar.png'); </w:t>
      </w:r>
    </w:p>
    <w:p w14:paraId="169DAA9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background-size: cover;</w:t>
      </w:r>
    </w:p>
    <w:p w14:paraId="099D285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background-position: center;</w:t>
      </w:r>
    </w:p>
    <w:p w14:paraId="4F1306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B43BEF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.doctor-info {</w:t>
      </w:r>
    </w:p>
    <w:p w14:paraId="5215DE3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1D9253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0D376B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8px;</w:t>
      </w:r>
    </w:p>
    <w:p w14:paraId="57437E2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5FBA6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.doctor-name {</w:t>
      </w:r>
    </w:p>
    <w:p w14:paraId="3AE30D0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26px; /* 大幅放大医生姓名 */</w:t>
      </w:r>
    </w:p>
    <w:p w14:paraId="5092DE8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700;</w:t>
      </w:r>
    </w:p>
    <w:p w14:paraId="1869764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80154A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.doctor-title {</w:t>
      </w:r>
    </w:p>
    <w:p w14:paraId="105EA0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 /* 放大职称 */</w:t>
      </w:r>
    </w:p>
    <w:p w14:paraId="3481B36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#777;</w:t>
      </w:r>
    </w:p>
    <w:p w14:paraId="3AC19D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7B35A1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.doctor-stats {</w:t>
      </w:r>
    </w:p>
    <w:p w14:paraId="260B3F0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4F5F110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32px;</w:t>
      </w:r>
    </w:p>
    <w:p w14:paraId="720D09D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10px;</w:t>
      </w:r>
    </w:p>
    <w:p w14:paraId="4679F87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16px;</w:t>
      </w:r>
    </w:p>
    <w:p w14:paraId="6F09F9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13FD03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.doctor-stats div {</w:t>
      </w:r>
    </w:p>
    <w:p w14:paraId="3D29781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4175275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69F275D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#777;</w:t>
      </w:r>
    </w:p>
    <w:p w14:paraId="73D0E3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D5532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.doctor-stats span {</w:t>
      </w:r>
    </w:p>
    <w:p w14:paraId="3605CC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22px; /* 放大统计数字 */</w:t>
      </w:r>
    </w:p>
    <w:p w14:paraId="648C0D7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5645758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1C15D3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3516ED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75503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聊天区 */</w:t>
      </w:r>
    </w:p>
    <w:p w14:paraId="1118C9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.chat-box {</w:t>
      </w:r>
    </w:p>
    <w:p w14:paraId="70A6232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 1;</w:t>
      </w:r>
    </w:p>
    <w:p w14:paraId="13BCD7E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28px;</w:t>
      </w:r>
    </w:p>
    <w:p w14:paraId="76ADE5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overflow-y: auto;</w:t>
      </w:r>
    </w:p>
    <w:p w14:paraId="7A0622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2F9DCFE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75F83E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40px;</w:t>
      </w:r>
    </w:p>
    <w:p w14:paraId="37BFFB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2C7D7D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 {</w:t>
      </w:r>
    </w:p>
    <w:p w14:paraId="4F3F6D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1807C7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max-width: 75%;</w:t>
      </w:r>
    </w:p>
    <w:p w14:paraId="0C552F5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8E1950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.message.doctor {</w:t>
      </w:r>
    </w:p>
    <w:p w14:paraId="30E07EA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align-self: flex-start;</w:t>
      </w:r>
    </w:p>
    <w:p w14:paraId="31A1869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DEA28E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.message.user {</w:t>
      </w:r>
    </w:p>
    <w:p w14:paraId="5C84BB1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align-self: flex-end;</w:t>
      </w:r>
    </w:p>
    <w:p w14:paraId="608E55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105E8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.message-content {</w:t>
      </w:r>
    </w:p>
    <w:p w14:paraId="6F0DB2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#e5f2ff;</w:t>
      </w:r>
    </w:p>
    <w:p w14:paraId="1EF003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#333;</w:t>
      </w:r>
    </w:p>
    <w:p w14:paraId="789800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20px 24px; /* 更大消息气泡 */</w:t>
      </w:r>
    </w:p>
    <w:p w14:paraId="235DFB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10px;</w:t>
      </w:r>
    </w:p>
    <w:p w14:paraId="3608A62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line-height: 1.8;</w:t>
      </w:r>
    </w:p>
    <w:p w14:paraId="386E054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relative;</w:t>
      </w:r>
    </w:p>
    <w:p w14:paraId="09933F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7181425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653E5DC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 /* 聊天文字大幅放大 */</w:t>
      </w:r>
    </w:p>
    <w:p w14:paraId="4CD3BF8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6ED1B2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.message.doctor .message-content {</w:t>
      </w:r>
    </w:p>
    <w:p w14:paraId="5062086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#f3f8ff;</w:t>
      </w:r>
    </w:p>
    <w:p w14:paraId="5ED023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35C560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.message-attach {</w:t>
      </w:r>
    </w:p>
    <w:p w14:paraId="12EF77E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16px;</w:t>
      </w:r>
    </w:p>
    <w:p w14:paraId="36C1576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613610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text-decoration: underline;</w:t>
      </w:r>
    </w:p>
    <w:p w14:paraId="428054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10px;</w:t>
      </w:r>
    </w:p>
    <w:p w14:paraId="6AB551B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1733426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23A55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.message-time {</w:t>
      </w:r>
    </w:p>
    <w:p w14:paraId="6AF991C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14px;</w:t>
      </w:r>
    </w:p>
    <w:p w14:paraId="43F7C21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#999;</w:t>
      </w:r>
    </w:p>
    <w:p w14:paraId="741709F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8px;</w:t>
      </w:r>
    </w:p>
    <w:p w14:paraId="1D0260F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block;</w:t>
      </w:r>
    </w:p>
    <w:p w14:paraId="45E53AF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text-align: right;</w:t>
      </w:r>
    </w:p>
    <w:p w14:paraId="3063E1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6F59B6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E1E2D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底部输入栏 */</w:t>
      </w:r>
    </w:p>
    <w:p w14:paraId="355E94F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.chat-footer {</w:t>
      </w:r>
    </w:p>
    <w:p w14:paraId="4F7241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411880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28px;</w:t>
      </w:r>
    </w:p>
    <w:p w14:paraId="2F6CF3F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border-top: 1px solid #eee;</w:t>
      </w:r>
    </w:p>
    <w:p w14:paraId="3441B7D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#f9fbff;</w:t>
      </w:r>
    </w:p>
    <w:p w14:paraId="08A2093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A6F9C4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.chat-footer input {</w:t>
      </w:r>
    </w:p>
    <w:p w14:paraId="0B713AE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 1;</w:t>
      </w:r>
    </w:p>
    <w:p w14:paraId="7792A70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18px 24px;</w:t>
      </w:r>
    </w:p>
    <w:p w14:paraId="6745F3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 1px solid #ddd;</w:t>
      </w:r>
    </w:p>
    <w:p w14:paraId="686FD9F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6px 0 0 6px;</w:t>
      </w:r>
    </w:p>
    <w:p w14:paraId="19BA63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outline: none;</w:t>
      </w:r>
    </w:p>
    <w:p w14:paraId="60057D1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 /* 输入框文字放大 */</w:t>
      </w:r>
    </w:p>
    <w:p w14:paraId="5AAB288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D752ED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.chat-footer button {</w:t>
      </w:r>
    </w:p>
    <w:p w14:paraId="6DD8289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18px 36px;</w:t>
      </w:r>
    </w:p>
    <w:p w14:paraId="5756B8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 none;</w:t>
      </w:r>
    </w:p>
    <w:p w14:paraId="62BE53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#2f80ed;</w:t>
      </w:r>
    </w:p>
    <w:p w14:paraId="238677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#fff;</w:t>
      </w:r>
    </w:p>
    <w:p w14:paraId="4C72EED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0 6px 6px 0;</w:t>
      </w:r>
    </w:p>
    <w:p w14:paraId="1134C37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6029D81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background 0.3s;</w:t>
      </w:r>
    </w:p>
    <w:p w14:paraId="6CB9835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18px; /* 按钮文字放大 */</w:t>
      </w:r>
    </w:p>
    <w:p w14:paraId="5E0CCCE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6DE2220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8FE365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.chat-footer button:hover {</w:t>
      </w:r>
    </w:p>
    <w:p w14:paraId="1754D5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#1e5db3;</w:t>
      </w:r>
    </w:p>
    <w:p w14:paraId="1F2A437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7BD583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77503B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4E14E4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4195C7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id="app"&gt;</w:t>
      </w:r>
    </w:p>
    <w:p w14:paraId="2DAC1FF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class="container"&gt;</w:t>
      </w:r>
    </w:p>
    <w:p w14:paraId="67C98B7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左侧导航 + 历史咨询 --&gt;</w:t>
      </w:r>
    </w:p>
    <w:p w14:paraId="54E639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class="sidebar"&gt;</w:t>
      </w:r>
    </w:p>
    <w:p w14:paraId="3D8F2CD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class="sidebar-header"&gt;健康咨询&lt;/div&gt;</w:t>
      </w:r>
    </w:p>
    <w:p w14:paraId="1D908E8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&lt;ul class="sidebar-nav"&gt;</w:t>
      </w:r>
    </w:p>
    <w:p w14:paraId="3F92D56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 :class="{active: activeTab === 'all'}" @click="activeTab = 'all'"&gt;</w:t>
      </w:r>
    </w:p>
    <w:p w14:paraId="5253365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全部咨询 </w:t>
      </w:r>
    </w:p>
    <w:p w14:paraId="7BD14F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&lt;span&gt;12&lt;/span&gt;</w:t>
      </w:r>
    </w:p>
    <w:p w14:paraId="1E1070B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&lt;/li&gt;</w:t>
      </w:r>
    </w:p>
    <w:p w14:paraId="02DA1AF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 :class="{active: activeTab === 'ongoing'}" @click="activeTab = 'ongoing'"&gt;</w:t>
      </w:r>
    </w:p>
    <w:p w14:paraId="32E0A5B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进行中 </w:t>
      </w:r>
    </w:p>
    <w:p w14:paraId="39E96D7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&lt;span&gt;3&lt;/span&gt;</w:t>
      </w:r>
    </w:p>
    <w:p w14:paraId="5F64319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&lt;/li&gt;</w:t>
      </w:r>
    </w:p>
    <w:p w14:paraId="081C73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 :class="{active: activeTab === 'solved'}" @click="activeTab = 'solved'"&gt;</w:t>
      </w:r>
    </w:p>
    <w:p w14:paraId="4B05EB1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已解决 </w:t>
      </w:r>
    </w:p>
    <w:p w14:paraId="496150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&lt;span&gt;7&lt;/span&gt;</w:t>
      </w:r>
    </w:p>
    <w:p w14:paraId="4D90FB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&lt;/li&gt;</w:t>
      </w:r>
    </w:p>
    <w:p w14:paraId="659581F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 :class="{active: activeTab === 'pending'}" @click="activeTab = 'pending'"&gt;</w:t>
      </w:r>
    </w:p>
    <w:p w14:paraId="1ADC6D2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待回复 </w:t>
      </w:r>
    </w:p>
    <w:p w14:paraId="190A04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&lt;span&gt;2&lt;/span&gt;</w:t>
      </w:r>
    </w:p>
    <w:p w14:paraId="1BA6E4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&lt;/li&gt;</w:t>
      </w:r>
    </w:p>
    <w:p w14:paraId="5DB5841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 :class="{active: activeTab === 'closed'}" @click="activeTab = 'closed'"&gt;</w:t>
      </w:r>
    </w:p>
    <w:p w14:paraId="4ACF08B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已关闭 </w:t>
      </w:r>
    </w:p>
    <w:p w14:paraId="1543502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&lt;span&gt;0&lt;/span&gt;</w:t>
      </w:r>
    </w:p>
    <w:p w14:paraId="6B31A0E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&lt;/li&gt;</w:t>
      </w:r>
    </w:p>
    <w:p w14:paraId="0DD59D0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&lt;/ul&gt;</w:t>
      </w:r>
    </w:p>
    <w:p w14:paraId="2F769FA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历史咨询卡片 --&gt;</w:t>
      </w:r>
    </w:p>
    <w:p w14:paraId="1A2F4CD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class="history-card"&gt;</w:t>
      </w:r>
    </w:p>
    <w:p w14:paraId="429D9F4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class="history-item" @click="showHistory(1)"&gt;</w:t>
      </w:r>
    </w:p>
    <w:p w14:paraId="2A1EB9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&lt;strong&gt;咨询1&lt;/strong&gt; </w:t>
      </w:r>
    </w:p>
    <w:p w14:paraId="500C2BE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胸闷气短持续1周 </w:t>
      </w:r>
    </w:p>
    <w:p w14:paraId="064FEC8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&lt;span&gt;状态：进行中&lt;/span&gt;</w:t>
      </w:r>
    </w:p>
    <w:p w14:paraId="3B84E4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4A0B4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class="history-item" @click="showHistory(2)"&gt;</w:t>
      </w:r>
    </w:p>
    <w:p w14:paraId="1E01F5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&lt;strong&gt;咨询2&lt;/strong&gt; </w:t>
      </w:r>
    </w:p>
    <w:p w14:paraId="6DA5F5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体检报告异常解读 </w:t>
      </w:r>
    </w:p>
    <w:p w14:paraId="47346D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&lt;span&gt;状态：已解决&lt;/span&gt;</w:t>
      </w:r>
    </w:p>
    <w:p w14:paraId="697CB1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00282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class="history-item" @click="showHistory(3)"&gt;</w:t>
      </w:r>
    </w:p>
    <w:p w14:paraId="1BB1486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&lt;strong&gt;咨询3&lt;/strong&gt; </w:t>
      </w:r>
    </w:p>
    <w:p w14:paraId="2C0B16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运动后心悸怎么办 </w:t>
      </w:r>
    </w:p>
    <w:p w14:paraId="2448371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&lt;span&gt;状态：待回复&lt;/span&gt;</w:t>
      </w:r>
    </w:p>
    <w:p w14:paraId="412AFC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B495BD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0DB1FF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2A440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DAED30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右侧主区域 --&gt;</w:t>
      </w:r>
    </w:p>
    <w:p w14:paraId="179617C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class="main" v-show="activeTab === 'all'"&gt;</w:t>
      </w:r>
    </w:p>
    <w:p w14:paraId="73BEE9C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医生信息栏 --&gt;</w:t>
      </w:r>
    </w:p>
    <w:p w14:paraId="6C8E93F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class="doctor-header"&gt;</w:t>
      </w:r>
    </w:p>
    <w:p w14:paraId="40411E1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静态动漫头像 --&gt;</w:t>
      </w:r>
    </w:p>
    <w:p w14:paraId="0A09DC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class="doctor-avatar"&gt;&lt;/div&gt; </w:t>
      </w:r>
    </w:p>
    <w:p w14:paraId="55E5249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class="doctor-info"&gt;</w:t>
      </w:r>
    </w:p>
    <w:p w14:paraId="2939D5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class="doctor-name"&gt;张医生&lt;/div&gt;</w:t>
      </w:r>
    </w:p>
    <w:p w14:paraId="2574C6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class="doctor-title"&gt;心血管科副主任医师&lt;/div&gt;</w:t>
      </w:r>
    </w:p>
    <w:p w14:paraId="2109946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class="doctor-stats"&gt;</w:t>
      </w:r>
    </w:p>
    <w:p w14:paraId="4D6D07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668569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&lt;span&gt;896&lt;/span&gt; </w:t>
      </w:r>
    </w:p>
    <w:p w14:paraId="271252B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咨询量</w:t>
      </w:r>
    </w:p>
    <w:p w14:paraId="08DA731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1FE884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B8F6F1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&lt;span&gt;98%&lt;/span&gt; </w:t>
      </w:r>
    </w:p>
    <w:p w14:paraId="3C47D01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满意度</w:t>
      </w:r>
    </w:p>
    <w:p w14:paraId="4B18BE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6938D6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EB295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&lt;span&gt;4.9&lt;/span&gt; </w:t>
      </w:r>
    </w:p>
    <w:p w14:paraId="196DA8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评分</w:t>
      </w:r>
    </w:p>
    <w:p w14:paraId="0387DC6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8D738F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2A0919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37E126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F35157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B67779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聊天区 --&gt;</w:t>
      </w:r>
    </w:p>
    <w:p w14:paraId="279704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class="chat-box"&gt;</w:t>
      </w:r>
    </w:p>
    <w:p w14:paraId="610BD6E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医生消息（带附件） --&gt;</w:t>
      </w:r>
    </w:p>
    <w:p w14:paraId="5565AC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 doctor"&gt;</w:t>
      </w:r>
    </w:p>
    <w:p w14:paraId="182DEAB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class="message-content"&gt;</w:t>
      </w:r>
    </w:p>
    <w:p w14:paraId="284DB2C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您的运动后心慌问题，建议完善这些检查：</w:t>
      </w:r>
    </w:p>
    <w:p w14:paraId="15FF3E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class="message-attach" @click="openFile"&gt;</w:t>
      </w:r>
    </w:p>
    <w:p w14:paraId="24B98A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Segoe UI Symbol" w:hAnsi="Segoe UI Symbol" w:cs="Segoe UI Symbol"/>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心电图检查指南.pdf</w:t>
      </w:r>
    </w:p>
    <w:p w14:paraId="316DF9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EDFDC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class="message-time"&gt;今天 14:35&lt;/span&gt;</w:t>
      </w:r>
    </w:p>
    <w:p w14:paraId="698E64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5CE67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DC06E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用户消息 --&gt;</w:t>
      </w:r>
    </w:p>
    <w:p w14:paraId="1F4D675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 user"&gt;</w:t>
      </w:r>
    </w:p>
    <w:p w14:paraId="51EEA5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class="message-content"&gt;</w:t>
      </w:r>
    </w:p>
    <w:p w14:paraId="0E646DD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已下载指南，家族无心脏病史，需要立即检查吗？</w:t>
      </w:r>
    </w:p>
    <w:p w14:paraId="318AFD0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class="message-time"&gt;今天 14:32&lt;/span&gt;</w:t>
      </w:r>
    </w:p>
    <w:p w14:paraId="15F90F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6C56E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D15967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医生回复 --&gt;</w:t>
      </w:r>
    </w:p>
    <w:p w14:paraId="54F6F43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 doctor"&gt;</w:t>
      </w:r>
    </w:p>
    <w:p w14:paraId="49BA5B1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class="message-content"&gt;</w:t>
      </w:r>
    </w:p>
    <w:p w14:paraId="39F6793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若症状持续加重建议3日内检查，无症状可观察1-2周</w:t>
      </w:r>
    </w:p>
    <w:p w14:paraId="0E187F3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class="message-time"&gt;今天 14:38&lt;/span&gt;</w:t>
      </w:r>
    </w:p>
    <w:p w14:paraId="1061699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A14832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3746AE5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75BC0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D3513A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底部输入栏 --&gt;</w:t>
      </w:r>
    </w:p>
    <w:p w14:paraId="0458B4F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class="chat-footer"&gt;</w:t>
      </w:r>
    </w:p>
    <w:p w14:paraId="6153843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&lt;input </w:t>
      </w:r>
    </w:p>
    <w:p w14:paraId="34B599F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type="text" </w:t>
      </w:r>
    </w:p>
    <w:p w14:paraId="2968996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placeholder="输入您的问题/上传报告..." </w:t>
      </w:r>
    </w:p>
    <w:p w14:paraId="6675D67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v-model="inputValue"</w:t>
      </w:r>
    </w:p>
    <w:p w14:paraId="663BB80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@keyup.enter="sendMessage"</w:t>
      </w:r>
    </w:p>
    <w:p w14:paraId="0AC7981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&gt;</w:t>
      </w:r>
    </w:p>
    <w:p w14:paraId="58F08A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&lt;button @click="sendMessage"&gt;发送咨询&lt;/button&gt;</w:t>
      </w:r>
    </w:p>
    <w:p w14:paraId="5591EF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742511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368ECE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54D4B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A52B36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3E41F2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引入 Vue --&gt;</w:t>
      </w:r>
    </w:p>
    <w:p w14:paraId="1D1B61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 src="https://cdn.jsdelivr.net/npm/vue@2/dist/vue.js"&gt;&lt;/script&gt;</w:t>
      </w:r>
    </w:p>
    <w:p w14:paraId="5D4204C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7A0F9C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new Vue({</w:t>
      </w:r>
    </w:p>
    <w:p w14:paraId="71AA7D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el: '#app',</w:t>
      </w:r>
    </w:p>
    <w:p w14:paraId="1DA602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data() {</w:t>
      </w:r>
    </w:p>
    <w:p w14:paraId="5D9FBE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return {</w:t>
      </w:r>
    </w:p>
    <w:p w14:paraId="2BC37F4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activeTab: 'all',</w:t>
      </w:r>
    </w:p>
    <w:p w14:paraId="55D9A8E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inputValue: '',</w:t>
      </w:r>
    </w:p>
    <w:p w14:paraId="7307650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historyList: [</w:t>
      </w:r>
    </w:p>
    <w:p w14:paraId="31CDB9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id: 1, title: '胸闷气短持续1周', status: '进行中' },</w:t>
      </w:r>
    </w:p>
    <w:p w14:paraId="242166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id: 2, title: '体检报告异常解读', status: '已解决' },</w:t>
      </w:r>
    </w:p>
    <w:p w14:paraId="75A2BE4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id: 3, title: '运动后心悸怎么办', status: '待回复' }</w:t>
      </w:r>
    </w:p>
    <w:p w14:paraId="76FCF0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DF67BA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CDA94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3DCF87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methods: {</w:t>
      </w:r>
    </w:p>
    <w:p w14:paraId="26B4BD5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sendMessage() {</w:t>
      </w:r>
    </w:p>
    <w:p w14:paraId="6697970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if (!this.inputValue.trim()) return</w:t>
      </w:r>
    </w:p>
    <w:p w14:paraId="789FEA9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console.log('发送内容：', this.inputValue)</w:t>
      </w:r>
    </w:p>
    <w:p w14:paraId="48369D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this.inputValue = ''</w:t>
      </w:r>
    </w:p>
    <w:p w14:paraId="18F894C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51F857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showHistory(id) {</w:t>
      </w:r>
    </w:p>
    <w:p w14:paraId="422FD59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alert(`查看咨询 ${id} 详情`)</w:t>
      </w:r>
    </w:p>
    <w:p w14:paraId="543623A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AC2C3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openFile() {</w:t>
      </w:r>
    </w:p>
    <w:p w14:paraId="2D9858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alert('打开附件：心电图检查指南.pdf')</w:t>
      </w:r>
    </w:p>
    <w:p w14:paraId="2B8BBF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CE4799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106589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2D792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5D9A68B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1F217B7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&lt;/html&gt;</w:t>
      </w:r>
    </w:p>
    <w:p w14:paraId="41AF85A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7D5858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7668A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FCAA2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6CECF5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&lt;!DOCTYPE html&gt;</w:t>
      </w:r>
    </w:p>
    <w:p w14:paraId="093EB41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 lang="zh-CN"&gt;</w:t>
      </w:r>
    </w:p>
    <w:p w14:paraId="6D51C40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DF377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5C8B657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charset="UTF-8"&gt;</w:t>
      </w:r>
    </w:p>
    <w:p w14:paraId="45B6BF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name="viewport" content="width=device-width, initial-scale=1.0"&gt;</w:t>
      </w:r>
    </w:p>
    <w:p w14:paraId="64D4682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&lt;title&gt;当前位置与健康指标&lt;/title&gt;</w:t>
      </w:r>
    </w:p>
    <w:p w14:paraId="0CCD38A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引入 ECharts CDN --&gt;</w:t>
      </w:r>
    </w:p>
    <w:p w14:paraId="03B68EF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 src="https://cdn.jsdelivr.net/npm/echarts/dist/echarts.min.js"&gt;&lt;/script&gt;</w:t>
      </w:r>
    </w:p>
    <w:p w14:paraId="689A82F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527580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w:t>
      </w:r>
    </w:p>
    <w:p w14:paraId="56FD61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0;</w:t>
      </w:r>
    </w:p>
    <w:p w14:paraId="23386A2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0;</w:t>
      </w:r>
    </w:p>
    <w:p w14:paraId="49EB230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box-sizing: border-box;</w:t>
      </w:r>
    </w:p>
    <w:p w14:paraId="07CC44B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font-family: "微软雅黑", sans-serif;</w:t>
      </w:r>
    </w:p>
    <w:p w14:paraId="6A374BF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02EE5C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4DBCE5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body {</w:t>
      </w:r>
    </w:p>
    <w:p w14:paraId="62C7E25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linear-gradient(120deg, #96c9fd, #c6e6ff);</w:t>
      </w:r>
    </w:p>
    <w:p w14:paraId="336BC96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#333;</w:t>
      </w:r>
    </w:p>
    <w:p w14:paraId="61A57F8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min-height: 100vh;</w:t>
      </w:r>
    </w:p>
    <w:p w14:paraId="0FA9E8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E868EE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6C4FE2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容器布局 */</w:t>
      </w:r>
    </w:p>
    <w:p w14:paraId="67ACC7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.container {</w:t>
      </w:r>
    </w:p>
    <w:p w14:paraId="557A29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90%;</w:t>
      </w:r>
    </w:p>
    <w:p w14:paraId="708FAE1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max-width: 1400px;</w:t>
      </w:r>
    </w:p>
    <w:p w14:paraId="0FE83C2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40px auto;</w:t>
      </w:r>
    </w:p>
    <w:p w14:paraId="43A755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0.8);</w:t>
      </w:r>
    </w:p>
    <w:p w14:paraId="5E96AFE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15px;</w:t>
      </w:r>
    </w:p>
    <w:p w14:paraId="561F52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40px;</w:t>
      </w:r>
    </w:p>
    <w:p w14:paraId="18CA3CE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10px 28px rgba(0, 0, 0, 0.08);</w:t>
      </w:r>
    </w:p>
    <w:p w14:paraId="7376492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064D4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E5B920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当前位置区域 */</w:t>
      </w:r>
    </w:p>
    <w:p w14:paraId="6B8E7A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.location-section {</w:t>
      </w:r>
    </w:p>
    <w:p w14:paraId="74432F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3CCDAD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79BDA7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40px;</w:t>
      </w:r>
    </w:p>
    <w:p w14:paraId="6158B21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740BF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D9C2A3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.location-header {</w:t>
      </w:r>
    </w:p>
    <w:p w14:paraId="60790F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clamp(20px, 2.5vw, 24px);</w:t>
      </w:r>
    </w:p>
    <w:p w14:paraId="6649C3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6EB888D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2B096D0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3FB7E21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C7C54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2E85B8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.location-info {</w:t>
      </w:r>
    </w:p>
    <w:p w14:paraId="03B742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0.7);</w:t>
      </w:r>
    </w:p>
    <w:p w14:paraId="435E91E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12px;</w:t>
      </w:r>
    </w:p>
    <w:p w14:paraId="649FAF6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20px;</w:t>
      </w:r>
    </w:p>
    <w:p w14:paraId="70F5A10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8px 20px rgba(0, 0, 0, 0.05);</w:t>
      </w:r>
    </w:p>
    <w:p w14:paraId="1849A5E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61CA42A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0C483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628EEA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.address-line {</w:t>
      </w:r>
    </w:p>
    <w:p w14:paraId="167AC5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6E6E66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#666;</w:t>
      </w:r>
    </w:p>
    <w:p w14:paraId="12ABB32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10px;</w:t>
      </w:r>
    </w:p>
    <w:p w14:paraId="3C0492E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5F6CF7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79BCD3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FDDCD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75CA5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.address-line i {</w:t>
      </w:r>
    </w:p>
    <w:p w14:paraId="7C75013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margin-right: 10px;</w:t>
      </w:r>
    </w:p>
    <w:p w14:paraId="231273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0C1428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92F3E1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B0D15C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.location-update {</w:t>
      </w:r>
    </w:p>
    <w:p w14:paraId="769FBE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clamp(14px, 1.8vw, 16px);</w:t>
      </w:r>
    </w:p>
    <w:p w14:paraId="161BFA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#777;</w:t>
      </w:r>
    </w:p>
    <w:p w14:paraId="4798F85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opacity: 0.8;</w:t>
      </w:r>
    </w:p>
    <w:p w14:paraId="3625F9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242CC1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5F9792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地图占位优化 */</w:t>
      </w:r>
    </w:p>
    <w:p w14:paraId="09841BF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.map-container {</w:t>
      </w:r>
    </w:p>
    <w:p w14:paraId="631372D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relative;</w:t>
      </w:r>
    </w:p>
    <w:p w14:paraId="712CFB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12px;</w:t>
      </w:r>
    </w:p>
    <w:p w14:paraId="64CA490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clamp(200px, 30vw, 300px);</w:t>
      </w:r>
    </w:p>
    <w:p w14:paraId="422FB0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8px 20px rgba(0, 0, 0, 0.05);</w:t>
      </w:r>
    </w:p>
    <w:p w14:paraId="6D2460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1102F6C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overflow: hidden;</w:t>
      </w:r>
    </w:p>
    <w:p w14:paraId="2545A17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9A9343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1B99C2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.map-image {</w:t>
      </w:r>
    </w:p>
    <w:p w14:paraId="5086AFB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100%;</w:t>
      </w:r>
    </w:p>
    <w:p w14:paraId="1B7EC07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100%;</w:t>
      </w:r>
    </w:p>
    <w:p w14:paraId="56A29D1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保持图片比例，裁剪时居中显示，避免歪斜 */</w:t>
      </w:r>
    </w:p>
    <w:p w14:paraId="073F3C6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object-fit: cover; </w:t>
      </w:r>
    </w:p>
    <w:p w14:paraId="447C3CD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object-position: center; </w:t>
      </w:r>
    </w:p>
    <w:p w14:paraId="582C7AE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A63FF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4D2F51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.control-btn {</w:t>
      </w:r>
    </w:p>
    <w:p w14:paraId="29F169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align-self: flex-end;</w:t>
      </w:r>
    </w:p>
    <w:p w14:paraId="4741757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#2f80ed;</w:t>
      </w:r>
    </w:p>
    <w:p w14:paraId="73C4190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#fff;</w:t>
      </w:r>
    </w:p>
    <w:p w14:paraId="1CDCF9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10px 20px;</w:t>
      </w:r>
    </w:p>
    <w:p w14:paraId="64288A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8px;</w:t>
      </w:r>
    </w:p>
    <w:p w14:paraId="57C474B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11FB4C4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clamp(14px, 1.8vw, 16px);</w:t>
      </w:r>
    </w:p>
    <w:p w14:paraId="3630853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background 0.3s ease;</w:t>
      </w:r>
    </w:p>
    <w:p w14:paraId="2919158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92F57C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03F7F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.control-btn:hover {</w:t>
      </w:r>
    </w:p>
    <w:p w14:paraId="48920CF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#1e5db3;</w:t>
      </w:r>
    </w:p>
    <w:p w14:paraId="0FD042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F80EF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DF4475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实时健康指标区域 */</w:t>
      </w:r>
    </w:p>
    <w:p w14:paraId="143878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.health-section {</w:t>
      </w:r>
    </w:p>
    <w:p w14:paraId="4382E1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grid;</w:t>
      </w:r>
    </w:p>
    <w:p w14:paraId="0CA559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grid-template-columns: 1fr 1fr;</w:t>
      </w:r>
    </w:p>
    <w:p w14:paraId="65120F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40px;</w:t>
      </w:r>
    </w:p>
    <w:p w14:paraId="5065C1E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CC449E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D0F991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.health-card {</w:t>
      </w:r>
    </w:p>
    <w:p w14:paraId="515DDD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0.7);</w:t>
      </w:r>
    </w:p>
    <w:p w14:paraId="10AE014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12px;</w:t>
      </w:r>
    </w:p>
    <w:p w14:paraId="6D2B2FE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30px;</w:t>
      </w:r>
    </w:p>
    <w:p w14:paraId="0F9FC63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8px 20px rgba(0, 0, 0, 0.05);</w:t>
      </w:r>
    </w:p>
    <w:p w14:paraId="7B7F47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2B7B04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A1499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.card-title {</w:t>
      </w:r>
    </w:p>
    <w:p w14:paraId="7FC249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clamp(20px, 2.5vw, 24px);</w:t>
      </w:r>
    </w:p>
    <w:p w14:paraId="32817AC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725AE0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4B97D39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541F5D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541B03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42CFDE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.metric-value {</w:t>
      </w:r>
    </w:p>
    <w:p w14:paraId="4AD46A2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clamp(28px, 4vw, 36px);</w:t>
      </w:r>
    </w:p>
    <w:p w14:paraId="3BD6D7C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700;</w:t>
      </w:r>
    </w:p>
    <w:p w14:paraId="594F6DB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2326F07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10px;</w:t>
      </w:r>
    </w:p>
    <w:p w14:paraId="4019EFE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5E55B3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2F476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.metric-status {</w:t>
      </w:r>
    </w:p>
    <w:p w14:paraId="15E8DE4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01EBB48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#28a745; /* 正常状态颜色 */</w:t>
      </w:r>
    </w:p>
    <w:p w14:paraId="33A1C9F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7992164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142383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BA3EC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趋势图容器 */</w:t>
      </w:r>
    </w:p>
    <w:p w14:paraId="26A081C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.trend-chart {</w:t>
      </w:r>
    </w:p>
    <w:p w14:paraId="5B4A82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100%;</w:t>
      </w:r>
    </w:p>
    <w:p w14:paraId="2BF595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clamp(150px, 20vw, 200px);</w:t>
      </w:r>
    </w:p>
    <w:p w14:paraId="3DE7165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8px;</w:t>
      </w:r>
    </w:p>
    <w:p w14:paraId="1AE7E6F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4px 12px rgba(0, 0, 0, 0.05);</w:t>
      </w:r>
    </w:p>
    <w:p w14:paraId="4B97C9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EB1288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524AA3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响应式适配 */</w:t>
      </w:r>
    </w:p>
    <w:p w14:paraId="74EB2F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@media (max-width: 992px) {</w:t>
      </w:r>
    </w:p>
    <w:p w14:paraId="4389ED8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.health-section {</w:t>
      </w:r>
    </w:p>
    <w:p w14:paraId="3F463A4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grid-template-columns: 1fr;</w:t>
      </w:r>
    </w:p>
    <w:p w14:paraId="4B9A0FB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53022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5B4C1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175971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@media (max-width: 768px) {</w:t>
      </w:r>
    </w:p>
    <w:p w14:paraId="666B76F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.container {</w:t>
      </w:r>
    </w:p>
    <w:p w14:paraId="33C394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95%;</w:t>
      </w:r>
    </w:p>
    <w:p w14:paraId="060215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30px;</w:t>
      </w:r>
    </w:p>
    <w:p w14:paraId="22943F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D70F2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6C43E7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796183E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1A409E0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AF3539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094F3E4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class="container"&gt;</w:t>
      </w:r>
    </w:p>
    <w:p w14:paraId="41B56E0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当前位置区域 --&gt;</w:t>
      </w:r>
    </w:p>
    <w:p w14:paraId="6B1FCC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class="location-section"&gt;</w:t>
      </w:r>
    </w:p>
    <w:p w14:paraId="3AB5A9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class="location-header"&gt;当前位置&lt;/div&gt;</w:t>
      </w:r>
    </w:p>
    <w:p w14:paraId="500F7C7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class="location-info"&gt;</w:t>
      </w:r>
    </w:p>
    <w:p w14:paraId="4FCA84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class="address-line"&gt;</w:t>
      </w:r>
    </w:p>
    <w:p w14:paraId="7E1F33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&lt;i class="fa-solid fa-location-dot"&gt;&lt;/i&gt;</w:t>
      </w:r>
    </w:p>
    <w:p w14:paraId="42729A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CB5B6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class="address-line"&gt;</w:t>
      </w:r>
    </w:p>
    <w:p w14:paraId="10DF51A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&lt;i class="fa-solid fa-ruler"&gt;&lt;/i&gt;</w:t>
      </w:r>
    </w:p>
    <w:p w14:paraId="21BBA5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位置精度: 10米</w:t>
      </w:r>
    </w:p>
    <w:p w14:paraId="04E9653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4BCCB6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class="location-update"&gt;</w:t>
      </w:r>
    </w:p>
    <w:p w14:paraId="0E79B0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更新时间: 2025-06-06 14:30</w:t>
      </w:r>
    </w:p>
    <w:p w14:paraId="24CE64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1FCBDF4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46B6E3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28A05A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地图区域：使用本地图片 --&gt;</w:t>
      </w:r>
    </w:p>
    <w:p w14:paraId="4B3E9A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class="map-container"&gt;</w:t>
      </w:r>
    </w:p>
    <w:p w14:paraId="24547D5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&lt;img </w:t>
      </w:r>
    </w:p>
    <w:p w14:paraId="03C92DF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src="local-map.jpg"  &lt;!-- 替换为你的本地地图图片文件名，确保路径正确 --&gt;</w:t>
      </w:r>
    </w:p>
    <w:p w14:paraId="46B2D0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alt=""</w:t>
      </w:r>
    </w:p>
    <w:p w14:paraId="0FBF8EA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class="map-image"</w:t>
      </w:r>
    </w:p>
    <w:p w14:paraId="7EAA32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&gt;</w:t>
      </w:r>
    </w:p>
    <w:p w14:paraId="5E54736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370700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35D51A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class="control-btn"&gt;缩放控件&lt;/div&gt;</w:t>
      </w:r>
    </w:p>
    <w:p w14:paraId="18CB4E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D2BD23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A0C4F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实时健康指标区域 --&gt;</w:t>
      </w:r>
    </w:p>
    <w:p w14:paraId="553D436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class="health-section"&gt;</w:t>
      </w:r>
    </w:p>
    <w:p w14:paraId="059BC41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心率监测卡片 --&gt;</w:t>
      </w:r>
    </w:p>
    <w:p w14:paraId="706597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class="health-card"&gt;</w:t>
      </w:r>
    </w:p>
    <w:p w14:paraId="4EA56C6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class="card-title"&gt;心率监测&lt;/div&gt;</w:t>
      </w:r>
    </w:p>
    <w:p w14:paraId="7C524C3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class="metric-value" id="heart-rate"&gt;81 bpm&lt;/div&gt;</w:t>
      </w:r>
    </w:p>
    <w:p w14:paraId="296B65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class="metric-status"&gt;正常&lt;/div&gt;</w:t>
      </w:r>
    </w:p>
    <w:p w14:paraId="4917624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id="heart-rate-chart" class="trend-chart"&gt;&lt;/div&gt;</w:t>
      </w:r>
    </w:p>
    <w:p w14:paraId="15D5E70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5E7578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D3F7D8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血氧监测卡片 --&gt;</w:t>
      </w:r>
    </w:p>
    <w:p w14:paraId="5C95C9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class="health-card"&gt;</w:t>
      </w:r>
    </w:p>
    <w:p w14:paraId="1BCE80F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class="card-title"&gt;血氧监测&lt;/div&gt;</w:t>
      </w:r>
    </w:p>
    <w:p w14:paraId="26F641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class="metric-value" id="spo2"&gt;98 %&lt;/div&gt;</w:t>
      </w:r>
    </w:p>
    <w:p w14:paraId="6F7AC08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class="metric-status"&gt;正常&lt;/div&gt;</w:t>
      </w:r>
    </w:p>
    <w:p w14:paraId="2F6DCBC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id="spo2-chart" class="trend-chart"&gt;&lt;/div&gt;</w:t>
      </w:r>
    </w:p>
    <w:p w14:paraId="23A9E3E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2D670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8B3C3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0908D6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9CFCB4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字体图标 --&gt;</w:t>
      </w:r>
    </w:p>
    <w:p w14:paraId="1DD6250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&lt;link rel="stylesheet" href="https://cdnjs.cloudflare.com/ajax/libs/font-awesome/6.4.0/css/all.min.css" /&gt;</w:t>
      </w:r>
    </w:p>
    <w:p w14:paraId="34AE8AC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0D4FF1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动态效果与 ECharts 初始化脚本 --&gt;</w:t>
      </w:r>
    </w:p>
    <w:p w14:paraId="1AA99D6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5841C09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初始化 ECharts 实例</w:t>
      </w:r>
    </w:p>
    <w:p w14:paraId="609190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function initChart(chartDom, data) {</w:t>
      </w:r>
    </w:p>
    <w:p w14:paraId="1C90317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myChart = echarts.init(chartDom);</w:t>
      </w:r>
    </w:p>
    <w:p w14:paraId="1AB547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option = {</w:t>
      </w:r>
    </w:p>
    <w:p w14:paraId="7E76A5C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tooltip: {</w:t>
      </w:r>
    </w:p>
    <w:p w14:paraId="719F018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trigger: 'axis',</w:t>
      </w:r>
    </w:p>
    <w:p w14:paraId="3A9F207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axisPointer: { type: 'cross' }</w:t>
      </w:r>
    </w:p>
    <w:p w14:paraId="31A4394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F32D80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xAxis: {</w:t>
      </w:r>
    </w:p>
    <w:p w14:paraId="0E580B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type: 'category',</w:t>
      </w:r>
    </w:p>
    <w:p w14:paraId="1BDDE7E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data: ['00:00', '03:00', '06:00', '09:00', '12:00', '15:00', '18:00', '21:00'],</w:t>
      </w:r>
    </w:p>
    <w:p w14:paraId="5D5B2E1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axisLine: {</w:t>
      </w:r>
    </w:p>
    <w:p w14:paraId="3798313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lineStyle: {</w:t>
      </w:r>
    </w:p>
    <w:p w14:paraId="2D3BFE4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'#999'</w:t>
      </w:r>
    </w:p>
    <w:p w14:paraId="713240E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24185F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A9DD4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423227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yAxis: {</w:t>
      </w:r>
    </w:p>
    <w:p w14:paraId="292BCFE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type: 'value',</w:t>
      </w:r>
    </w:p>
    <w:p w14:paraId="15C3FFC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axisLine: {</w:t>
      </w:r>
    </w:p>
    <w:p w14:paraId="41EF30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lineStyle: {</w:t>
      </w:r>
    </w:p>
    <w:p w14:paraId="3B8CD7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'#999'</w:t>
      </w:r>
    </w:p>
    <w:p w14:paraId="781271D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45F6E0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61623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CFC95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series: [{</w:t>
      </w:r>
    </w:p>
    <w:p w14:paraId="7FDDE4F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data: data,</w:t>
      </w:r>
    </w:p>
    <w:p w14:paraId="614B2C0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type: 'line',</w:t>
      </w:r>
    </w:p>
    <w:p w14:paraId="1E78684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smooth: true,</w:t>
      </w:r>
    </w:p>
    <w:p w14:paraId="7B1BF3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lineStyle: {</w:t>
      </w:r>
    </w:p>
    <w:p w14:paraId="7AE17A1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54279F6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A18E3F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areaStyle: {</w:t>
      </w:r>
    </w:p>
    <w:p w14:paraId="02A62FC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new echarts.graphic.LinearGradient(0, 0, 0, 1, [</w:t>
      </w:r>
    </w:p>
    <w:p w14:paraId="5324977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offset: 0, color: 'rgba(47, 128, 237, 0.3)' },</w:t>
      </w:r>
    </w:p>
    <w:p w14:paraId="21D7B5E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offset: 1, color: 'rgba(255, 255, 255, 0)' }</w:t>
      </w:r>
    </w:p>
    <w:p w14:paraId="0E7448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AB9B97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709893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2FD69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DAF10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myChart.setOption(option);</w:t>
      </w:r>
    </w:p>
    <w:p w14:paraId="2C1D0F2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监听窗口变化，让图表自适应</w:t>
      </w:r>
    </w:p>
    <w:p w14:paraId="08DADE4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window.addEventListener('resize', () =&gt; myChart.resize());</w:t>
      </w:r>
    </w:p>
    <w:p w14:paraId="41F829F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return myChart;</w:t>
      </w:r>
    </w:p>
    <w:p w14:paraId="4D4CBC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35616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95A129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模拟心率数据（可替换为真实接口数据）</w:t>
      </w:r>
    </w:p>
    <w:p w14:paraId="3F0959A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heartRateData = [78, 80, 79, 82, 81, 83, 80, 79];</w:t>
      </w:r>
    </w:p>
    <w:p w14:paraId="5B4279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heartRateChart = initChart(document.getElementById('heart-rate-chart'), heartRateData);</w:t>
      </w:r>
    </w:p>
    <w:p w14:paraId="4B23063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57AEF5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模拟血氧数据（可替换为真实接口数据）</w:t>
      </w:r>
    </w:p>
    <w:p w14:paraId="6F0E251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spo2Data = [97, 98, 97, 98, 97, 98, 97, 98];</w:t>
      </w:r>
    </w:p>
    <w:p w14:paraId="1EA0D44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spo2Chart = initChart(document.getElementById('spo2-chart'), spo2Data);</w:t>
      </w:r>
    </w:p>
    <w:p w14:paraId="55CEA1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7C4B5D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模拟心率随机波动</w:t>
      </w:r>
    </w:p>
    <w:p w14:paraId="2CC36B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setInterval(() =&gt; {</w:t>
      </w:r>
    </w:p>
    <w:p w14:paraId="2236D68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newRate = Math.floor(60 + Math.random() * 20); // 60-80波动</w:t>
      </w:r>
    </w:p>
    <w:p w14:paraId="0E14291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document.getElementById('heart-rate').textContent = `${newRate} bpm`;</w:t>
      </w:r>
    </w:p>
    <w:p w14:paraId="50E7A5D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更新图表数据</w:t>
      </w:r>
    </w:p>
    <w:p w14:paraId="3C69A7F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heartRateData.shift();</w:t>
      </w:r>
    </w:p>
    <w:p w14:paraId="5F27D86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heartRateData.push(newRate);</w:t>
      </w:r>
    </w:p>
    <w:p w14:paraId="1759EDE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heartRateChart.setOption({</w:t>
      </w:r>
    </w:p>
    <w:p w14:paraId="2465539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series: [{</w:t>
      </w:r>
    </w:p>
    <w:p w14:paraId="4D269EC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data: heartRateData</w:t>
      </w:r>
    </w:p>
    <w:p w14:paraId="62805E6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6E0608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BBA463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5000);</w:t>
      </w:r>
    </w:p>
    <w:p w14:paraId="3DEBB68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7EE81E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模拟血氧随机波动</w:t>
      </w:r>
    </w:p>
    <w:p w14:paraId="3B6040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setInterval(() =&gt; {</w:t>
      </w:r>
    </w:p>
    <w:p w14:paraId="7954182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const newSpo2 = 95 + Math.random() * 3; // 95-98波动</w:t>
      </w:r>
    </w:p>
    <w:p w14:paraId="173E8A1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document.getElementById('spo2').textContent = `${newSpo2.toFixed(0)} %`;</w:t>
      </w:r>
    </w:p>
    <w:p w14:paraId="08E2B0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更新图表数据</w:t>
      </w:r>
    </w:p>
    <w:p w14:paraId="461319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spo2Data.shift();</w:t>
      </w:r>
    </w:p>
    <w:p w14:paraId="2F15E0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spo2Data.push(newSpo2.toFixed(0));</w:t>
      </w:r>
    </w:p>
    <w:p w14:paraId="49C4573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spo2Chart.setOption({</w:t>
      </w:r>
    </w:p>
    <w:p w14:paraId="6F2E862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series: [{</w:t>
      </w:r>
    </w:p>
    <w:p w14:paraId="563A32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data: spo2Data</w:t>
      </w:r>
    </w:p>
    <w:p w14:paraId="13B128A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AA3F6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A0443A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7000);</w:t>
      </w:r>
    </w:p>
    <w:p w14:paraId="41864F1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30E1290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06611F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2BA3D8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&lt;/html&gt;</w:t>
      </w:r>
    </w:p>
    <w:p w14:paraId="39D1333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6FE9CA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A8DE3A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5917A6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&lt;!DOCTYPE html&gt;</w:t>
      </w:r>
    </w:p>
    <w:p w14:paraId="04A2D8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 lang="zh-CN"&gt;</w:t>
      </w:r>
    </w:p>
    <w:p w14:paraId="4C66300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D182F2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45258D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charset="UTF-8"&gt;</w:t>
      </w:r>
    </w:p>
    <w:p w14:paraId="0B7BBB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&lt;meta name="viewport" content="width=device-width, initial-scale=1.0"&gt;</w:t>
      </w:r>
    </w:p>
    <w:p w14:paraId="7855C6B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&lt;title&gt;今日信息&lt;/title&gt;</w:t>
      </w:r>
    </w:p>
    <w:p w14:paraId="5F18289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761ED7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w:t>
      </w:r>
    </w:p>
    <w:p w14:paraId="46DFDA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0;</w:t>
      </w:r>
    </w:p>
    <w:p w14:paraId="72D9F6F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0;</w:t>
      </w:r>
    </w:p>
    <w:p w14:paraId="6A40AD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box-sizing: border-box;</w:t>
      </w:r>
    </w:p>
    <w:p w14:paraId="28844C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font-family: "微软雅黑", sans-serif;</w:t>
      </w:r>
    </w:p>
    <w:p w14:paraId="2EBB61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E5DDD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3862B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body {</w:t>
      </w:r>
    </w:p>
    <w:p w14:paraId="4D501FB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linear-gradient(120deg, #96c9fd, #c6e6ff);</w:t>
      </w:r>
    </w:p>
    <w:p w14:paraId="5E7642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#333;</w:t>
      </w:r>
    </w:p>
    <w:p w14:paraId="3CC3FAD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min-height: 100vh;</w:t>
      </w:r>
    </w:p>
    <w:p w14:paraId="71449B6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0A2D3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D3CD98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顶部导航 */</w:t>
      </w:r>
    </w:p>
    <w:p w14:paraId="6FDA188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.header {</w:t>
      </w:r>
    </w:p>
    <w:p w14:paraId="118786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#2f80ed;</w:t>
      </w:r>
    </w:p>
    <w:p w14:paraId="3BC627D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#fff;</w:t>
      </w:r>
    </w:p>
    <w:p w14:paraId="1D20F30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20px 30px;</w:t>
      </w:r>
    </w:p>
    <w:p w14:paraId="7CF5B7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37EE418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justify-content: space-between;</w:t>
      </w:r>
    </w:p>
    <w:p w14:paraId="0525C7D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035DEFF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B29E73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76B76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.header-title {</w:t>
      </w:r>
    </w:p>
    <w:p w14:paraId="4608FCB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clamp(24px, 3vw, 28px);</w:t>
      </w:r>
    </w:p>
    <w:p w14:paraId="3BBA2A3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1A5B91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D74617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438898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.back-btn {</w:t>
      </w:r>
    </w:p>
    <w:p w14:paraId="3171764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cursor: pointer;</w:t>
      </w:r>
    </w:p>
    <w:p w14:paraId="0C721C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20px);</w:t>
      </w:r>
    </w:p>
    <w:p w14:paraId="70528AA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#fff;</w:t>
      </w:r>
    </w:p>
    <w:p w14:paraId="0339311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opacity: 0.9;</w:t>
      </w:r>
    </w:p>
    <w:p w14:paraId="2307755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opacity 0.3s ease;</w:t>
      </w:r>
    </w:p>
    <w:p w14:paraId="7A3D11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2DAD0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D61BC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.back-btn:hover {</w:t>
      </w:r>
    </w:p>
    <w:p w14:paraId="7B9595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opacity: 1;</w:t>
      </w:r>
    </w:p>
    <w:p w14:paraId="2102B97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B56AB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776914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主容器 */</w:t>
      </w:r>
    </w:p>
    <w:p w14:paraId="299B861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.container {</w:t>
      </w:r>
    </w:p>
    <w:p w14:paraId="1043E19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90%;</w:t>
      </w:r>
    </w:p>
    <w:p w14:paraId="55E16EE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max-width: 1200px;</w:t>
      </w:r>
    </w:p>
    <w:p w14:paraId="345F1BC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40px auto;</w:t>
      </w:r>
    </w:p>
    <w:p w14:paraId="39F6A3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0.8);</w:t>
      </w:r>
    </w:p>
    <w:p w14:paraId="17052A1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15px;</w:t>
      </w:r>
    </w:p>
    <w:p w14:paraId="6AD80C8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40px;</w:t>
      </w:r>
    </w:p>
    <w:p w14:paraId="25576CA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10px 28px rgba(0, 0, 0, 0.08);</w:t>
      </w:r>
    </w:p>
    <w:p w14:paraId="08E7CA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9D5D78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131CC4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睡眠质量区域 */</w:t>
      </w:r>
    </w:p>
    <w:p w14:paraId="7B8B1D9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.sleep-section {</w:t>
      </w:r>
    </w:p>
    <w:p w14:paraId="00EEB0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grid;</w:t>
      </w:r>
    </w:p>
    <w:p w14:paraId="6C86ED9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grid-template-columns: 1fr 1.2fr;</w:t>
      </w:r>
    </w:p>
    <w:p w14:paraId="6C9B9B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gap: 40px;</w:t>
      </w:r>
    </w:p>
    <w:p w14:paraId="559BC1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50px;</w:t>
      </w:r>
    </w:p>
    <w:p w14:paraId="07B604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9726D6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A9E3D8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.sleep-card {</w:t>
      </w:r>
    </w:p>
    <w:p w14:paraId="4C0DCE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0.7);</w:t>
      </w:r>
    </w:p>
    <w:p w14:paraId="7CB2D9E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12px;</w:t>
      </w:r>
    </w:p>
    <w:p w14:paraId="5E265EB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30px;</w:t>
      </w:r>
    </w:p>
    <w:p w14:paraId="45B93C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8px 20px rgba(0, 0, 0, 0.05);</w:t>
      </w:r>
    </w:p>
    <w:p w14:paraId="69A48A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5DA650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A7E8C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.card-title {</w:t>
      </w:r>
    </w:p>
    <w:p w14:paraId="225E584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clamp(20px, 2.5vw, 24px);</w:t>
      </w:r>
    </w:p>
    <w:p w14:paraId="044584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678508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6A05724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08AEAE9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797D6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B0D65C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.sleep-info {</w:t>
      </w:r>
    </w:p>
    <w:p w14:paraId="0416FF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15px;</w:t>
      </w:r>
    </w:p>
    <w:p w14:paraId="1EE3F83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BE7BA3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71BEB5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.info-label {</w:t>
      </w:r>
    </w:p>
    <w:p w14:paraId="345807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2E94F3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#666;</w:t>
      </w:r>
    </w:p>
    <w:p w14:paraId="24A0E85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inline-block;</w:t>
      </w:r>
    </w:p>
    <w:p w14:paraId="56885B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120px;</w:t>
      </w:r>
    </w:p>
    <w:p w14:paraId="142A386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opacity: 0.8;</w:t>
      </w:r>
    </w:p>
    <w:p w14:paraId="7DB5F62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C7B43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BB62E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.info-value {</w:t>
      </w:r>
    </w:p>
    <w:p w14:paraId="231B347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796006A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#333;</w:t>
      </w:r>
    </w:p>
    <w:p w14:paraId="4981A63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401574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1AFD0E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睡眠评分卡片 */</w:t>
      </w:r>
    </w:p>
    <w:p w14:paraId="2DB4CEF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.score-card {</w:t>
      </w:r>
    </w:p>
    <w:p w14:paraId="6BE6FB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28EA5E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flex-direction: column;</w:t>
      </w:r>
    </w:p>
    <w:p w14:paraId="3AE7596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606E5A3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D58EEF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DF5ADC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.circular-score {</w:t>
      </w:r>
    </w:p>
    <w:p w14:paraId="71BF6DC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relative;</w:t>
      </w:r>
    </w:p>
    <w:p w14:paraId="7A387FA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clamp(150px, 20vw, 200px);</w:t>
      </w:r>
    </w:p>
    <w:p w14:paraId="3CE5EE5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clamp(150px, 20vw, 200px);</w:t>
      </w:r>
    </w:p>
    <w:p w14:paraId="27D8A33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0359AC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5134D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7C358D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.score-bg {</w:t>
      </w:r>
    </w:p>
    <w:p w14:paraId="5394262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fill: none;</w:t>
      </w:r>
    </w:p>
    <w:p w14:paraId="255F3C3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 #e5efff;</w:t>
      </w:r>
    </w:p>
    <w:p w14:paraId="2A520E2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stroke-width: 12;</w:t>
      </w:r>
    </w:p>
    <w:p w14:paraId="65BDF6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553DF6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BC4FD9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.score-fill {</w:t>
      </w:r>
    </w:p>
    <w:p w14:paraId="7D24B89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fill: none;</w:t>
      </w:r>
    </w:p>
    <w:p w14:paraId="265C638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 #ff9800; /* 橙色进度条 */</w:t>
      </w:r>
    </w:p>
    <w:p w14:paraId="6F62364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stroke-width: 12;</w:t>
      </w:r>
    </w:p>
    <w:p w14:paraId="393A9B4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stroke-linecap: round;</w:t>
      </w:r>
    </w:p>
    <w:p w14:paraId="4D51105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stroke-dasharray: 471; /* 2 * π * 75（半径75） */</w:t>
      </w:r>
    </w:p>
    <w:p w14:paraId="082FC7D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stroke-dashoffset: calc(471 - (471 * 62) / 100);</w:t>
      </w:r>
    </w:p>
    <w:p w14:paraId="231AA2A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transform: rotate(-90deg);</w:t>
      </w:r>
    </w:p>
    <w:p w14:paraId="2C83B30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transform-origin: center;</w:t>
      </w:r>
    </w:p>
    <w:p w14:paraId="1A5BBD9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733513C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182E15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.score-value {</w:t>
      </w:r>
    </w:p>
    <w:p w14:paraId="674533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position: absolute;</w:t>
      </w:r>
    </w:p>
    <w:p w14:paraId="750888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top: 50%;</w:t>
      </w:r>
    </w:p>
    <w:p w14:paraId="5B764AA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left: 50%;</w:t>
      </w:r>
    </w:p>
    <w:p w14:paraId="497203E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transform: translate(-50%, -50%);</w:t>
      </w:r>
    </w:p>
    <w:p w14:paraId="56C6090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clamp(36px, 5vw, 48px);</w:t>
      </w:r>
    </w:p>
    <w:p w14:paraId="2F6C29F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700;</w:t>
      </w:r>
    </w:p>
    <w:p w14:paraId="5E2ADA4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#ff9800;</w:t>
      </w:r>
    </w:p>
    <w:p w14:paraId="2F20DC3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E5FA67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FF34E7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.score-label {</w:t>
      </w:r>
    </w:p>
    <w:p w14:paraId="50D6367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211E831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2A900E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10px;</w:t>
      </w:r>
    </w:p>
    <w:p w14:paraId="0F4B12F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CA240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6A06E6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.score-details {</w:t>
      </w:r>
    </w:p>
    <w:p w14:paraId="150C99E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100%;</w:t>
      </w:r>
    </w:p>
    <w:p w14:paraId="76DC2EF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30px;</w:t>
      </w:r>
    </w:p>
    <w:p w14:paraId="0E461B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B08926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1A34872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.detail-item {</w:t>
      </w:r>
    </w:p>
    <w:p w14:paraId="7A39764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flex;</w:t>
      </w:r>
    </w:p>
    <w:p w14:paraId="426FB1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justify-content: space-between;</w:t>
      </w:r>
    </w:p>
    <w:p w14:paraId="4E602AD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align-items: center;</w:t>
      </w:r>
    </w:p>
    <w:p w14:paraId="70B4A65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15px;</w:t>
      </w:r>
    </w:p>
    <w:p w14:paraId="6D43D07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55BFF08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62C0068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.detail-name {</w:t>
      </w:r>
    </w:p>
    <w:p w14:paraId="63407FB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55FA05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56939F5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opacity: 0.8;</w:t>
      </w:r>
    </w:p>
    <w:p w14:paraId="7EB8B5B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62E5B5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484CB2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.detail-bar {</w:t>
      </w:r>
    </w:p>
    <w:p w14:paraId="784184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flex: 1;</w:t>
      </w:r>
    </w:p>
    <w:p w14:paraId="76FBC67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12px;</w:t>
      </w:r>
    </w:p>
    <w:p w14:paraId="3B43454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#e5efff;</w:t>
      </w:r>
    </w:p>
    <w:p w14:paraId="5533E34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6px;</w:t>
      </w:r>
    </w:p>
    <w:p w14:paraId="5B2112C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 0 20px;</w:t>
      </w:r>
    </w:p>
    <w:p w14:paraId="3A75885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overflow: hidden;</w:t>
      </w:r>
    </w:p>
    <w:p w14:paraId="0BF57DD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64159EF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AD5778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.detail-progress {</w:t>
      </w:r>
    </w:p>
    <w:p w14:paraId="4E6D7E9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height: 100%;</w:t>
      </w:r>
    </w:p>
    <w:p w14:paraId="4C23216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6px;</w:t>
      </w:r>
    </w:p>
    <w:p w14:paraId="4E9E4E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#ffc107; /* 黄色进度条 */</w:t>
      </w:r>
    </w:p>
    <w:p w14:paraId="676ED90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B56E8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DBC008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.detail-value {</w:t>
      </w:r>
    </w:p>
    <w:p w14:paraId="00A23F8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623EF4A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#666;</w:t>
      </w:r>
    </w:p>
    <w:p w14:paraId="21E00A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45E7C8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78E872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异常情况区域 */</w:t>
      </w:r>
    </w:p>
    <w:p w14:paraId="290D38B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.alert-section {</w:t>
      </w:r>
    </w:p>
    <w:p w14:paraId="7050FF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rgba(255, 255, 255, 0.7);</w:t>
      </w:r>
    </w:p>
    <w:p w14:paraId="11356D1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12px;</w:t>
      </w:r>
    </w:p>
    <w:p w14:paraId="0638E03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30px;</w:t>
      </w:r>
    </w:p>
    <w:p w14:paraId="0CA60B2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box-shadow: 0 8px 20px rgba(0, 0, 0, 0.05);</w:t>
      </w:r>
    </w:p>
    <w:p w14:paraId="633415A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9E663E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B0634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.alert-title {</w:t>
      </w:r>
    </w:p>
    <w:p w14:paraId="12D28C0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clamp(20px, 2.5vw, 24px);</w:t>
      </w:r>
    </w:p>
    <w:p w14:paraId="4333029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#e74c3c; /* 红色强调 */</w:t>
      </w:r>
    </w:p>
    <w:p w14:paraId="7B608CA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58E0087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1648B3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5369EC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B0413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.alert-item {</w:t>
      </w:r>
    </w:p>
    <w:p w14:paraId="78A3F35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background: #ffe6e6;</w:t>
      </w:r>
    </w:p>
    <w:p w14:paraId="7A047A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border-radius: 8px;</w:t>
      </w:r>
    </w:p>
    <w:p w14:paraId="467890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20px;</w:t>
      </w:r>
    </w:p>
    <w:p w14:paraId="4CA6E4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20px;</w:t>
      </w:r>
    </w:p>
    <w:p w14:paraId="4FB8819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53C8A4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4259B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.alert-time {</w:t>
      </w:r>
    </w:p>
    <w:p w14:paraId="4D05708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clamp(16px, 2vw, 18px);</w:t>
      </w:r>
    </w:p>
    <w:p w14:paraId="3FA62D2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#e74c3c;</w:t>
      </w:r>
    </w:p>
    <w:p w14:paraId="6683B5A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margin-bottom: 10px;</w:t>
      </w:r>
    </w:p>
    <w:p w14:paraId="19B83AB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font-weight: 600;</w:t>
      </w:r>
    </w:p>
    <w:p w14:paraId="25CD58A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7005A3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43B2643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.alert-desc {</w:t>
      </w:r>
    </w:p>
    <w:p w14:paraId="214A638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clamp(14px, 1.8vw, 16px);</w:t>
      </w:r>
    </w:p>
    <w:p w14:paraId="0657F6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#555;</w:t>
      </w:r>
    </w:p>
    <w:p w14:paraId="00137A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line-height: 1.6;</w:t>
      </w:r>
    </w:p>
    <w:p w14:paraId="246B332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943628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B01B1C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.view-detail {</w:t>
      </w:r>
    </w:p>
    <w:p w14:paraId="2D34FCB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#2f80ed;</w:t>
      </w:r>
    </w:p>
    <w:p w14:paraId="6CF88C4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text-decoration: none;</w:t>
      </w:r>
    </w:p>
    <w:p w14:paraId="279EA7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font-size: clamp(14px, 1.8vw, 16px);</w:t>
      </w:r>
    </w:p>
    <w:p w14:paraId="4CF68B2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display: inline-block;</w:t>
      </w:r>
    </w:p>
    <w:p w14:paraId="60D113F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margin-top: 10px;</w:t>
      </w:r>
    </w:p>
    <w:p w14:paraId="76B51C7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transition: color 0.3s ease;</w:t>
      </w:r>
    </w:p>
    <w:p w14:paraId="5DCA1F0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6D195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83B2F9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.view-detail:hover {</w:t>
      </w:r>
    </w:p>
    <w:p w14:paraId="4B0B16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color: #1e5db3;</w:t>
      </w:r>
    </w:p>
    <w:p w14:paraId="7CFD711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296386C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4B6774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响应式适配 */</w:t>
      </w:r>
    </w:p>
    <w:p w14:paraId="45F7D18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@media (max-width: 992px) {</w:t>
      </w:r>
    </w:p>
    <w:p w14:paraId="1DD9298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.sleep-section {</w:t>
      </w:r>
    </w:p>
    <w:p w14:paraId="7642A4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grid-template-columns: 1fr;</w:t>
      </w:r>
    </w:p>
    <w:p w14:paraId="4E4EF4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31B6CEC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047DDEC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66698A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@media (max-width: 768px) {</w:t>
      </w:r>
    </w:p>
    <w:p w14:paraId="0AE3E3E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.container {</w:t>
      </w:r>
    </w:p>
    <w:p w14:paraId="6079138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width: 95%;</w:t>
      </w:r>
    </w:p>
    <w:p w14:paraId="2142AB3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padding: 30px;</w:t>
      </w:r>
    </w:p>
    <w:p w14:paraId="6B6D657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4F0E64F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9E3E9B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&lt;/style&gt;</w:t>
      </w:r>
    </w:p>
    <w:p w14:paraId="1E44336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&lt;/head&gt;</w:t>
      </w:r>
    </w:p>
    <w:p w14:paraId="3594EA3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0BE17C7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3F6A46F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顶部导航 --&gt;</w:t>
      </w:r>
    </w:p>
    <w:p w14:paraId="6525434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class="header"&gt;</w:t>
      </w:r>
    </w:p>
    <w:p w14:paraId="496B2E1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class="back-btn"&gt;返回&lt;/div&gt;</w:t>
      </w:r>
    </w:p>
    <w:p w14:paraId="1B3F8B4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class="header-title"&gt;今日信息&lt;/div&gt;</w:t>
      </w:r>
    </w:p>
    <w:p w14:paraId="0D48BD8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&lt;div&gt;&lt;/div&gt; &lt;!-- 占位 --&gt;</w:t>
      </w:r>
    </w:p>
    <w:p w14:paraId="782ECAE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726643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2983735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主容器 --&gt;</w:t>
      </w:r>
    </w:p>
    <w:p w14:paraId="48ADE77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class="container"&gt;</w:t>
      </w:r>
    </w:p>
    <w:p w14:paraId="5DDB492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睡眠质量区域 --&gt;</w:t>
      </w:r>
    </w:p>
    <w:p w14:paraId="598E96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class="sleep-section"&gt;</w:t>
      </w:r>
    </w:p>
    <w:p w14:paraId="4035289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睡眠信息卡片 --&gt;</w:t>
      </w:r>
    </w:p>
    <w:p w14:paraId="056FE48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class="sleep-card"&gt;</w:t>
      </w:r>
    </w:p>
    <w:p w14:paraId="3609041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class="card-title"&gt;睡眠质量&lt;/div&gt;</w:t>
      </w:r>
    </w:p>
    <w:p w14:paraId="4841944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0627942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class="info-label"&gt;入睡时间：&lt;/span&gt;</w:t>
      </w:r>
    </w:p>
    <w:p w14:paraId="009307B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class="info-value"&gt;23:45&lt;/span&gt;</w:t>
      </w:r>
    </w:p>
    <w:p w14:paraId="52327C5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2036EE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645A038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class="info-label"&gt;起床时间：&lt;/span&gt;</w:t>
      </w:r>
    </w:p>
    <w:p w14:paraId="7754089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class="info-value"&gt;05:57&lt;/span&gt;</w:t>
      </w:r>
    </w:p>
    <w:p w14:paraId="4491A9A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3BFEA70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3D47A09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class="info-label"&gt;总睡眠时间：&lt;/span&gt;</w:t>
      </w:r>
    </w:p>
    <w:p w14:paraId="6B16D0D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class="info-value"&gt;6小时12分钟&lt;/span&gt;</w:t>
      </w:r>
    </w:p>
    <w:p w14:paraId="519A582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D95334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21FD205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class="info-label"&gt;深度睡眠：&lt;/span&gt;</w:t>
      </w:r>
    </w:p>
    <w:p w14:paraId="05306A7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class="info-value"&gt;1小时45分钟&lt;/span&gt;</w:t>
      </w:r>
    </w:p>
    <w:p w14:paraId="5760229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3B1737E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5FA1FE2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class="info-label"&gt;浅度睡眠：&lt;/span&gt;</w:t>
      </w:r>
    </w:p>
    <w:p w14:paraId="3619D6A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class="info-value"&gt;4小时27分钟&lt;/span&gt;</w:t>
      </w:r>
    </w:p>
    <w:p w14:paraId="149B4B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F4870C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class="sleep-info"&gt;</w:t>
      </w:r>
    </w:p>
    <w:p w14:paraId="420BBB9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class="info-label"&gt;醒来次数：&lt;/span&gt;</w:t>
      </w:r>
    </w:p>
    <w:p w14:paraId="582318D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&lt;span class="info-value"&gt;3次&lt;/span&gt;</w:t>
      </w:r>
    </w:p>
    <w:p w14:paraId="4C13EAF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0385A6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740E4E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7ACA1AD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睡眠评分卡片 --&gt;</w:t>
      </w:r>
    </w:p>
    <w:p w14:paraId="49AE29A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class="sleep-card score-card"&gt;</w:t>
      </w:r>
    </w:p>
    <w:p w14:paraId="59D6B20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class="card-title"&gt;睡眠质量评分&lt;/div&gt;</w:t>
      </w:r>
    </w:p>
    <w:p w14:paraId="5CD3AE2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class="circular-score"&gt;</w:t>
      </w:r>
    </w:p>
    <w:p w14:paraId="6E4AD16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&lt;svg viewBox="0 0 200 200"&gt;</w:t>
      </w:r>
    </w:p>
    <w:p w14:paraId="007242B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&lt;circle class="score-bg" cx="100" cy="100" r="75" /&gt;</w:t>
      </w:r>
    </w:p>
    <w:p w14:paraId="150427C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&lt;circle class="score-fill" cx="100" cy="100" r="75" /&gt;</w:t>
      </w:r>
    </w:p>
    <w:p w14:paraId="46769CF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&lt;/svg&gt;</w:t>
      </w:r>
    </w:p>
    <w:p w14:paraId="12120D3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class="score-value"&gt;62&lt;/div&gt;</w:t>
      </w:r>
    </w:p>
    <w:p w14:paraId="374F8AA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class="score-label"&gt;一般&lt;/div&gt;</w:t>
      </w:r>
    </w:p>
    <w:p w14:paraId="22542C7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0958A2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class="score-details"&gt;</w:t>
      </w:r>
    </w:p>
    <w:p w14:paraId="027E896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class="detail-item"&gt;</w:t>
      </w:r>
    </w:p>
    <w:p w14:paraId="70B780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class="detail-name"&gt;入睡速度&lt;/div&gt;</w:t>
      </w:r>
    </w:p>
    <w:p w14:paraId="0EF7E3E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class="detail-bar"&gt;</w:t>
      </w:r>
    </w:p>
    <w:p w14:paraId="3B1581E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class="detail-progress" style="width: 75%;"&gt;&lt;/div&gt;</w:t>
      </w:r>
    </w:p>
    <w:p w14:paraId="12D87B0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0365B8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class="detail-value"&gt;75分&lt;/div&gt;</w:t>
      </w:r>
    </w:p>
    <w:p w14:paraId="2B10ABF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87603B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class="detail-item"&gt;</w:t>
      </w:r>
    </w:p>
    <w:p w14:paraId="7F296C0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class="detail-name"&gt;睡眠深度&lt;/div&gt;</w:t>
      </w:r>
    </w:p>
    <w:p w14:paraId="71344EC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class="detail-bar"&gt;</w:t>
      </w:r>
    </w:p>
    <w:p w14:paraId="72AD01F2">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class="detail-progress" style="width: 55%;"&gt;&lt;/div&gt;</w:t>
      </w:r>
    </w:p>
    <w:p w14:paraId="034890C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5DE7CF4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class="detail-value"&gt;55分&lt;/div&gt;</w:t>
      </w:r>
    </w:p>
    <w:p w14:paraId="298B93F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0D1B66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class="detail-item"&gt;</w:t>
      </w:r>
    </w:p>
    <w:p w14:paraId="7A35C95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class="detail-name"&gt;醒来频率&lt;/div&gt;</w:t>
      </w:r>
    </w:p>
    <w:p w14:paraId="1C5C3B18">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class="detail-bar"&gt;</w:t>
      </w:r>
    </w:p>
    <w:p w14:paraId="73B4179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class="detail-progress" style="width: 60%;"&gt;&lt;/div&gt;</w:t>
      </w:r>
    </w:p>
    <w:p w14:paraId="273F6D3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BEFD80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class="detail-value"&gt;60分&lt;/div&gt;</w:t>
      </w:r>
    </w:p>
    <w:p w14:paraId="13244EB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653E50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731708A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184D9C99">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0B6EF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26650A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异常情况区域 --&gt;</w:t>
      </w:r>
    </w:p>
    <w:p w14:paraId="2A90F424">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class="alert-section"&gt;</w:t>
      </w:r>
    </w:p>
    <w:p w14:paraId="601BB4B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class="alert-title"&gt;异常情况&lt;/div&gt;</w:t>
      </w:r>
    </w:p>
    <w:p w14:paraId="488B005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class="alert-item"&gt;</w:t>
      </w:r>
    </w:p>
    <w:p w14:paraId="19511D9C">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class="alert-time"&gt;心率异常&lt;/div&gt;</w:t>
      </w:r>
    </w:p>
    <w:p w14:paraId="3AE5151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 class="alert-desc"&gt;昨日晚间22:30左右，您的心率短暂升至105bpm，持续约5分钟。&lt;/div&gt;</w:t>
      </w:r>
    </w:p>
    <w:p w14:paraId="74083E57">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&lt;a href="#" class="view-detail"&gt;查看详情&lt;/a&gt;</w:t>
      </w:r>
    </w:p>
    <w:p w14:paraId="3F7166CF">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B0F65C6">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4AE94A41">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&lt;/div&gt;</w:t>
      </w:r>
    </w:p>
    <w:p w14:paraId="228298CE">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52527E0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 动态效果脚本（可选扩展） --&gt;</w:t>
      </w:r>
    </w:p>
    <w:p w14:paraId="178C87F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1CFC7C0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可在此处扩展动态效果，如：</w:t>
      </w:r>
    </w:p>
    <w:p w14:paraId="32E750B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1. 进度条动画</w:t>
      </w:r>
    </w:p>
    <w:p w14:paraId="0827C480">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2. 异常信息展开/收起</w:t>
      </w:r>
    </w:p>
    <w:p w14:paraId="0158A393">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 3. 返回按钮交互等</w:t>
      </w:r>
    </w:p>
    <w:p w14:paraId="102ECED5">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&lt;/script&gt;</w:t>
      </w:r>
    </w:p>
    <w:p w14:paraId="43BC238B">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&lt;/body&gt;</w:t>
      </w:r>
    </w:p>
    <w:p w14:paraId="7DC705AA">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p>
    <w:p w14:paraId="3B33419D">
      <w:pPr>
        <w:widowControl w:val="0"/>
        <w:adjustRightInd w:val="0"/>
        <w:snapToGrid w:val="0"/>
        <w:spacing w:line="300" w:lineRule="auto"/>
        <w:ind w:firstLine="315"/>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&lt;/html&gt;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15"/>
      </w:pPr>
      <w:r>
        <w:separator/>
      </w:r>
    </w:p>
  </w:endnote>
  <w:endnote w:type="continuationSeparator" w:id="1">
    <w:p>
      <w:pPr>
        <w:spacing w:line="240" w:lineRule="auto"/>
        <w:ind w:firstLine="31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63B0C">
    <w:pPr>
      <w:pStyle w:val="13"/>
      <w:ind w:firstLine="2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0809636"/>
      <w:docPartObj>
        <w:docPartGallery w:val="autotext"/>
      </w:docPartObj>
    </w:sdtPr>
    <w:sdtContent>
      <w:p w14:paraId="2FBD3B1E">
        <w:pPr>
          <w:pStyle w:val="13"/>
          <w:ind w:firstLine="270"/>
          <w:jc w:val="center"/>
        </w:pPr>
        <w:r>
          <w:fldChar w:fldCharType="begin"/>
        </w:r>
        <w:r>
          <w:instrText xml:space="preserve">PAGE   \* MERGEFORMAT</w:instrText>
        </w:r>
        <w:r>
          <w:fldChar w:fldCharType="separate"/>
        </w:r>
        <w:r>
          <w:rPr>
            <w:lang w:val="zh-CN"/>
          </w:rPr>
          <w:t>5</w:t>
        </w:r>
        <w:r>
          <w:fldChar w:fldCharType="end"/>
        </w:r>
      </w:p>
    </w:sdtContent>
  </w:sdt>
  <w:p w14:paraId="55EA699F">
    <w:pPr>
      <w:pStyle w:val="13"/>
      <w:ind w:firstLine="2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7B771">
    <w:pPr>
      <w:pStyle w:val="13"/>
      <w:ind w:firstLine="27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74062132"/>
                          </w:sdtPr>
                          <w:sdtContent>
                            <w:p w14:paraId="4610266D">
                              <w:pPr>
                                <w:pStyle w:val="13"/>
                                <w:ind w:firstLine="270"/>
                                <w:jc w:val="center"/>
                              </w:pPr>
                              <w:r>
                                <w:fldChar w:fldCharType="begin"/>
                              </w:r>
                              <w:r>
                                <w:instrText xml:space="preserve">PAGE   \* MERGEFORMAT</w:instrText>
                              </w:r>
                              <w:r>
                                <w:fldChar w:fldCharType="separate"/>
                              </w:r>
                              <w:r>
                                <w:rPr>
                                  <w:lang w:val="zh-CN"/>
                                </w:rPr>
                                <w:t>35</w:t>
                              </w:r>
                              <w:r>
                                <w:fldChar w:fldCharType="end"/>
                              </w:r>
                            </w:p>
                          </w:sdtContent>
                        </w:sdt>
                        <w:p w14:paraId="38AA50B2">
                          <w:pPr>
                            <w:ind w:firstLine="315"/>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sdt>
                    <w:sdtPr>
                      <w:id w:val="274062132"/>
                    </w:sdtPr>
                    <w:sdtContent>
                      <w:p w14:paraId="4610266D">
                        <w:pPr>
                          <w:pStyle w:val="13"/>
                          <w:ind w:firstLine="270"/>
                          <w:jc w:val="center"/>
                        </w:pPr>
                        <w:r>
                          <w:fldChar w:fldCharType="begin"/>
                        </w:r>
                        <w:r>
                          <w:instrText xml:space="preserve">PAGE   \* MERGEFORMAT</w:instrText>
                        </w:r>
                        <w:r>
                          <w:fldChar w:fldCharType="separate"/>
                        </w:r>
                        <w:r>
                          <w:rPr>
                            <w:lang w:val="zh-CN"/>
                          </w:rPr>
                          <w:t>35</w:t>
                        </w:r>
                        <w:r>
                          <w:fldChar w:fldCharType="end"/>
                        </w:r>
                      </w:p>
                    </w:sdtContent>
                  </w:sdt>
                  <w:p w14:paraId="38AA50B2">
                    <w:pPr>
                      <w:ind w:firstLine="315"/>
                    </w:pPr>
                  </w:p>
                </w:txbxContent>
              </v:textbox>
            </v:shape>
          </w:pict>
        </mc:Fallback>
      </mc:AlternateContent>
    </w:r>
  </w:p>
  <w:p w14:paraId="23A070FF">
    <w:pPr>
      <w:pStyle w:val="13"/>
      <w:ind w:firstLine="27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315"/>
      </w:pPr>
      <w:r>
        <w:separator/>
      </w:r>
    </w:p>
  </w:footnote>
  <w:footnote w:type="continuationSeparator" w:id="1">
    <w:p>
      <w:pPr>
        <w:spacing w:line="360" w:lineRule="auto"/>
        <w:ind w:firstLine="315"/>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220E6">
    <w:pPr>
      <w:ind w:left="315" w:firstLine="0" w:firstLineChars="0"/>
    </w:pPr>
    <w:r>
      <w:rPr>
        <w:rFonts w:hint="eastAsia"/>
      </w:rPr>
      <w:drawing>
        <wp:anchor distT="0" distB="0" distL="114300" distR="114300" simplePos="0" relativeHeight="251660288" behindDoc="1" locked="0" layoutInCell="1" allowOverlap="1">
          <wp:simplePos x="0" y="0"/>
          <wp:positionH relativeFrom="column">
            <wp:posOffset>-1158875</wp:posOffset>
          </wp:positionH>
          <wp:positionV relativeFrom="paragraph">
            <wp:posOffset>-643255</wp:posOffset>
          </wp:positionV>
          <wp:extent cx="7631430" cy="10877550"/>
          <wp:effectExtent l="0" t="0" r="8255" b="635"/>
          <wp:wrapNone/>
          <wp:docPr id="18728231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23111" name="图片 1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1429" cy="1087738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4EEF">
    <w:pPr>
      <w:ind w:left="315" w:firstLine="0" w:firstLineChars="0"/>
    </w:pPr>
    <w:r>
      <w:rPr>
        <w:rFonts w:hint="eastAsia"/>
      </w:rPr>
      <w:drawing>
        <wp:anchor distT="0" distB="0" distL="114300" distR="114300" simplePos="0" relativeHeight="251661312" behindDoc="1" locked="0" layoutInCell="1" allowOverlap="1">
          <wp:simplePos x="0" y="0"/>
          <wp:positionH relativeFrom="page">
            <wp:align>left</wp:align>
          </wp:positionH>
          <wp:positionV relativeFrom="paragraph">
            <wp:posOffset>-547370</wp:posOffset>
          </wp:positionV>
          <wp:extent cx="7631430" cy="10877550"/>
          <wp:effectExtent l="0" t="0" r="8255" b="635"/>
          <wp:wrapNone/>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1429" cy="10877384"/>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9863F">
    <w:pPr>
      <w:ind w:left="315" w:firstLine="0" w:firstLineChars="0"/>
    </w:pPr>
    <w:r>
      <w:rPr>
        <w:rFonts w:hint="eastAsia"/>
      </w:rPr>
      <w:drawing>
        <wp:anchor distT="0" distB="0" distL="114300" distR="114300" simplePos="0" relativeHeight="251662336" behindDoc="1" locked="0" layoutInCell="1" allowOverlap="1">
          <wp:simplePos x="0" y="0"/>
          <wp:positionH relativeFrom="page">
            <wp:align>left</wp:align>
          </wp:positionH>
          <wp:positionV relativeFrom="paragraph">
            <wp:posOffset>-628650</wp:posOffset>
          </wp:positionV>
          <wp:extent cx="7631430" cy="10877550"/>
          <wp:effectExtent l="0" t="0" r="8255" b="635"/>
          <wp:wrapNone/>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1429" cy="10877384"/>
                  </a:xfrm>
                  <a:prstGeom prst="rect">
                    <a:avLst/>
                  </a:prstGeom>
                </pic:spPr>
              </pic:pic>
            </a:graphicData>
          </a:graphic>
        </wp:anchor>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微软用户">
    <w15:presenceInfo w15:providerId="None" w15:userId="微软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hideSpellingError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966"/>
    <w:rsid w:val="00001D49"/>
    <w:rsid w:val="00002EB7"/>
    <w:rsid w:val="00016933"/>
    <w:rsid w:val="00017242"/>
    <w:rsid w:val="000270B7"/>
    <w:rsid w:val="0003575C"/>
    <w:rsid w:val="00036388"/>
    <w:rsid w:val="000453E0"/>
    <w:rsid w:val="00067998"/>
    <w:rsid w:val="000746F2"/>
    <w:rsid w:val="00074FF1"/>
    <w:rsid w:val="00083343"/>
    <w:rsid w:val="00093C2F"/>
    <w:rsid w:val="00095573"/>
    <w:rsid w:val="000A7F7B"/>
    <w:rsid w:val="000B4A74"/>
    <w:rsid w:val="000D1E03"/>
    <w:rsid w:val="000D74E1"/>
    <w:rsid w:val="000E5068"/>
    <w:rsid w:val="00120184"/>
    <w:rsid w:val="001357B7"/>
    <w:rsid w:val="00151D17"/>
    <w:rsid w:val="0016053A"/>
    <w:rsid w:val="0016152A"/>
    <w:rsid w:val="0016186B"/>
    <w:rsid w:val="00165D65"/>
    <w:rsid w:val="00177072"/>
    <w:rsid w:val="00187A4D"/>
    <w:rsid w:val="001A17C8"/>
    <w:rsid w:val="001A5263"/>
    <w:rsid w:val="001B4799"/>
    <w:rsid w:val="001B561F"/>
    <w:rsid w:val="001C099C"/>
    <w:rsid w:val="001C13F7"/>
    <w:rsid w:val="001C3717"/>
    <w:rsid w:val="001D6981"/>
    <w:rsid w:val="001E3F5E"/>
    <w:rsid w:val="001E725B"/>
    <w:rsid w:val="00203D36"/>
    <w:rsid w:val="0022262F"/>
    <w:rsid w:val="002456D7"/>
    <w:rsid w:val="00265C4C"/>
    <w:rsid w:val="00266E65"/>
    <w:rsid w:val="00282BF9"/>
    <w:rsid w:val="002A4A8F"/>
    <w:rsid w:val="002A67E1"/>
    <w:rsid w:val="002B2200"/>
    <w:rsid w:val="002C7096"/>
    <w:rsid w:val="002E3980"/>
    <w:rsid w:val="00313493"/>
    <w:rsid w:val="00324C6A"/>
    <w:rsid w:val="00325B08"/>
    <w:rsid w:val="00334F36"/>
    <w:rsid w:val="00365D36"/>
    <w:rsid w:val="00366AC5"/>
    <w:rsid w:val="003719A8"/>
    <w:rsid w:val="00371DE1"/>
    <w:rsid w:val="00372540"/>
    <w:rsid w:val="0038238B"/>
    <w:rsid w:val="003A2524"/>
    <w:rsid w:val="003A5750"/>
    <w:rsid w:val="003B1FB8"/>
    <w:rsid w:val="003B445E"/>
    <w:rsid w:val="003C338E"/>
    <w:rsid w:val="003C43BB"/>
    <w:rsid w:val="003C7F70"/>
    <w:rsid w:val="003D1DD4"/>
    <w:rsid w:val="003D2787"/>
    <w:rsid w:val="003E1E43"/>
    <w:rsid w:val="003E333E"/>
    <w:rsid w:val="003E444F"/>
    <w:rsid w:val="003E7D28"/>
    <w:rsid w:val="003F1869"/>
    <w:rsid w:val="003F33F1"/>
    <w:rsid w:val="0040509F"/>
    <w:rsid w:val="004423BC"/>
    <w:rsid w:val="00455C80"/>
    <w:rsid w:val="00477639"/>
    <w:rsid w:val="0049459A"/>
    <w:rsid w:val="00496293"/>
    <w:rsid w:val="00496D6A"/>
    <w:rsid w:val="004A0405"/>
    <w:rsid w:val="004A0CB4"/>
    <w:rsid w:val="004B1252"/>
    <w:rsid w:val="004B7692"/>
    <w:rsid w:val="004C3140"/>
    <w:rsid w:val="004C404A"/>
    <w:rsid w:val="004D0A0C"/>
    <w:rsid w:val="004D0DE9"/>
    <w:rsid w:val="004E258E"/>
    <w:rsid w:val="004E617E"/>
    <w:rsid w:val="005024B6"/>
    <w:rsid w:val="00512269"/>
    <w:rsid w:val="00517672"/>
    <w:rsid w:val="0052288E"/>
    <w:rsid w:val="00541071"/>
    <w:rsid w:val="00550A84"/>
    <w:rsid w:val="00562250"/>
    <w:rsid w:val="00562588"/>
    <w:rsid w:val="00564DF7"/>
    <w:rsid w:val="0056600D"/>
    <w:rsid w:val="00586D45"/>
    <w:rsid w:val="005933CF"/>
    <w:rsid w:val="00594560"/>
    <w:rsid w:val="005A1631"/>
    <w:rsid w:val="005A30B8"/>
    <w:rsid w:val="005B7218"/>
    <w:rsid w:val="005C0CFE"/>
    <w:rsid w:val="005E53BA"/>
    <w:rsid w:val="005E56C0"/>
    <w:rsid w:val="005F0BDA"/>
    <w:rsid w:val="00603863"/>
    <w:rsid w:val="006044EF"/>
    <w:rsid w:val="00611A60"/>
    <w:rsid w:val="0061535E"/>
    <w:rsid w:val="00634320"/>
    <w:rsid w:val="0064301E"/>
    <w:rsid w:val="006535CD"/>
    <w:rsid w:val="00653D9B"/>
    <w:rsid w:val="00657C40"/>
    <w:rsid w:val="0068628A"/>
    <w:rsid w:val="00687270"/>
    <w:rsid w:val="0069224F"/>
    <w:rsid w:val="006B24EA"/>
    <w:rsid w:val="006C7D47"/>
    <w:rsid w:val="006D3A8C"/>
    <w:rsid w:val="006D774E"/>
    <w:rsid w:val="006E158F"/>
    <w:rsid w:val="006E3A2F"/>
    <w:rsid w:val="006F23D5"/>
    <w:rsid w:val="006F4B96"/>
    <w:rsid w:val="00704EA7"/>
    <w:rsid w:val="007131D5"/>
    <w:rsid w:val="00720A47"/>
    <w:rsid w:val="0072170B"/>
    <w:rsid w:val="00724F2F"/>
    <w:rsid w:val="00731E6D"/>
    <w:rsid w:val="00732563"/>
    <w:rsid w:val="00744079"/>
    <w:rsid w:val="007450DC"/>
    <w:rsid w:val="00753998"/>
    <w:rsid w:val="00754767"/>
    <w:rsid w:val="0075674C"/>
    <w:rsid w:val="00756AA6"/>
    <w:rsid w:val="00760C44"/>
    <w:rsid w:val="00780352"/>
    <w:rsid w:val="00783870"/>
    <w:rsid w:val="007A31B0"/>
    <w:rsid w:val="007B112E"/>
    <w:rsid w:val="007E05B2"/>
    <w:rsid w:val="007E0FEE"/>
    <w:rsid w:val="007E64BB"/>
    <w:rsid w:val="008009F3"/>
    <w:rsid w:val="00803A2E"/>
    <w:rsid w:val="0080754E"/>
    <w:rsid w:val="00817129"/>
    <w:rsid w:val="00817A2A"/>
    <w:rsid w:val="00820707"/>
    <w:rsid w:val="00830F1C"/>
    <w:rsid w:val="00846778"/>
    <w:rsid w:val="00851609"/>
    <w:rsid w:val="008527F0"/>
    <w:rsid w:val="008547B3"/>
    <w:rsid w:val="00866DD8"/>
    <w:rsid w:val="00886D8F"/>
    <w:rsid w:val="00895AB9"/>
    <w:rsid w:val="00897658"/>
    <w:rsid w:val="008A040C"/>
    <w:rsid w:val="008A34CA"/>
    <w:rsid w:val="008A71A3"/>
    <w:rsid w:val="008B39D4"/>
    <w:rsid w:val="008B39FE"/>
    <w:rsid w:val="008B3D78"/>
    <w:rsid w:val="008C16A6"/>
    <w:rsid w:val="008C47A4"/>
    <w:rsid w:val="008D321F"/>
    <w:rsid w:val="008E76FE"/>
    <w:rsid w:val="008F00DE"/>
    <w:rsid w:val="008F5910"/>
    <w:rsid w:val="009138CF"/>
    <w:rsid w:val="00923B97"/>
    <w:rsid w:val="00932852"/>
    <w:rsid w:val="0094485B"/>
    <w:rsid w:val="00960D57"/>
    <w:rsid w:val="00961ED9"/>
    <w:rsid w:val="00963944"/>
    <w:rsid w:val="0097153C"/>
    <w:rsid w:val="0098182B"/>
    <w:rsid w:val="00987184"/>
    <w:rsid w:val="009961BD"/>
    <w:rsid w:val="009B17CF"/>
    <w:rsid w:val="009B7387"/>
    <w:rsid w:val="009C56BC"/>
    <w:rsid w:val="009D24E8"/>
    <w:rsid w:val="009D598B"/>
    <w:rsid w:val="009E2C82"/>
    <w:rsid w:val="009F1E63"/>
    <w:rsid w:val="009F252A"/>
    <w:rsid w:val="009F40D6"/>
    <w:rsid w:val="009F5557"/>
    <w:rsid w:val="00A10F9C"/>
    <w:rsid w:val="00A12712"/>
    <w:rsid w:val="00A1454C"/>
    <w:rsid w:val="00A23CE5"/>
    <w:rsid w:val="00A32D60"/>
    <w:rsid w:val="00A34A89"/>
    <w:rsid w:val="00A50A89"/>
    <w:rsid w:val="00A51CC4"/>
    <w:rsid w:val="00A62966"/>
    <w:rsid w:val="00A64553"/>
    <w:rsid w:val="00A660B0"/>
    <w:rsid w:val="00A70259"/>
    <w:rsid w:val="00A770F1"/>
    <w:rsid w:val="00A95D90"/>
    <w:rsid w:val="00A9657E"/>
    <w:rsid w:val="00AB7A5B"/>
    <w:rsid w:val="00AD388D"/>
    <w:rsid w:val="00AD4B5E"/>
    <w:rsid w:val="00AF2F5D"/>
    <w:rsid w:val="00B079F7"/>
    <w:rsid w:val="00B21C3C"/>
    <w:rsid w:val="00B23B46"/>
    <w:rsid w:val="00B252E9"/>
    <w:rsid w:val="00B27FB3"/>
    <w:rsid w:val="00B37BA6"/>
    <w:rsid w:val="00B406B3"/>
    <w:rsid w:val="00B465E9"/>
    <w:rsid w:val="00B545D6"/>
    <w:rsid w:val="00B6557D"/>
    <w:rsid w:val="00B80558"/>
    <w:rsid w:val="00B86058"/>
    <w:rsid w:val="00B9430A"/>
    <w:rsid w:val="00B94C8D"/>
    <w:rsid w:val="00BB20F9"/>
    <w:rsid w:val="00BD382F"/>
    <w:rsid w:val="00BD7D5D"/>
    <w:rsid w:val="00BE1F3D"/>
    <w:rsid w:val="00C315C8"/>
    <w:rsid w:val="00C527A4"/>
    <w:rsid w:val="00C54411"/>
    <w:rsid w:val="00C57C62"/>
    <w:rsid w:val="00C660CE"/>
    <w:rsid w:val="00C774FE"/>
    <w:rsid w:val="00C80185"/>
    <w:rsid w:val="00C81385"/>
    <w:rsid w:val="00C87427"/>
    <w:rsid w:val="00C8764A"/>
    <w:rsid w:val="00CA19BE"/>
    <w:rsid w:val="00CA22CD"/>
    <w:rsid w:val="00CB7899"/>
    <w:rsid w:val="00CC1548"/>
    <w:rsid w:val="00CC796D"/>
    <w:rsid w:val="00CC7AFA"/>
    <w:rsid w:val="00CD2259"/>
    <w:rsid w:val="00CD2BDD"/>
    <w:rsid w:val="00CD3F86"/>
    <w:rsid w:val="00CE38BA"/>
    <w:rsid w:val="00CE7F65"/>
    <w:rsid w:val="00CF6177"/>
    <w:rsid w:val="00D009CB"/>
    <w:rsid w:val="00D00B51"/>
    <w:rsid w:val="00D14EE1"/>
    <w:rsid w:val="00D30737"/>
    <w:rsid w:val="00D35370"/>
    <w:rsid w:val="00D41725"/>
    <w:rsid w:val="00D445C9"/>
    <w:rsid w:val="00D52BB6"/>
    <w:rsid w:val="00D62BC3"/>
    <w:rsid w:val="00D71B57"/>
    <w:rsid w:val="00D80FFE"/>
    <w:rsid w:val="00DA145D"/>
    <w:rsid w:val="00DB7E0D"/>
    <w:rsid w:val="00DF4178"/>
    <w:rsid w:val="00E01686"/>
    <w:rsid w:val="00E03BE2"/>
    <w:rsid w:val="00E07FE1"/>
    <w:rsid w:val="00E252F7"/>
    <w:rsid w:val="00E31078"/>
    <w:rsid w:val="00E345F8"/>
    <w:rsid w:val="00E36B4A"/>
    <w:rsid w:val="00E420DB"/>
    <w:rsid w:val="00E43E46"/>
    <w:rsid w:val="00E502F6"/>
    <w:rsid w:val="00E50878"/>
    <w:rsid w:val="00E6056C"/>
    <w:rsid w:val="00E60DD1"/>
    <w:rsid w:val="00E64BD2"/>
    <w:rsid w:val="00E72322"/>
    <w:rsid w:val="00E77CB9"/>
    <w:rsid w:val="00E8124A"/>
    <w:rsid w:val="00E814D2"/>
    <w:rsid w:val="00E8621B"/>
    <w:rsid w:val="00E86281"/>
    <w:rsid w:val="00E92C3C"/>
    <w:rsid w:val="00EA2F7E"/>
    <w:rsid w:val="00EC1D18"/>
    <w:rsid w:val="00EC330F"/>
    <w:rsid w:val="00EC59EF"/>
    <w:rsid w:val="00EE3BD1"/>
    <w:rsid w:val="00EF3C8B"/>
    <w:rsid w:val="00F100E6"/>
    <w:rsid w:val="00F15649"/>
    <w:rsid w:val="00F200D3"/>
    <w:rsid w:val="00F334A4"/>
    <w:rsid w:val="00F5477A"/>
    <w:rsid w:val="00F54EDF"/>
    <w:rsid w:val="00F56B96"/>
    <w:rsid w:val="00F61635"/>
    <w:rsid w:val="00F633EA"/>
    <w:rsid w:val="00F66B2D"/>
    <w:rsid w:val="00F73069"/>
    <w:rsid w:val="00F82825"/>
    <w:rsid w:val="00F82CC2"/>
    <w:rsid w:val="00FA3FC8"/>
    <w:rsid w:val="00FB0EAD"/>
    <w:rsid w:val="00FE211C"/>
    <w:rsid w:val="00FE7EE4"/>
    <w:rsid w:val="00FF415E"/>
    <w:rsid w:val="06A765D7"/>
    <w:rsid w:val="0DCE6E33"/>
    <w:rsid w:val="10C7296F"/>
    <w:rsid w:val="131204EB"/>
    <w:rsid w:val="19AB634A"/>
    <w:rsid w:val="19CB4642"/>
    <w:rsid w:val="2B567EA6"/>
    <w:rsid w:val="2E8037F0"/>
    <w:rsid w:val="3251697A"/>
    <w:rsid w:val="3305053C"/>
    <w:rsid w:val="38EA4E9C"/>
    <w:rsid w:val="3A30395B"/>
    <w:rsid w:val="3E537748"/>
    <w:rsid w:val="3F8C405E"/>
    <w:rsid w:val="45156827"/>
    <w:rsid w:val="4B2772B4"/>
    <w:rsid w:val="4E81686D"/>
    <w:rsid w:val="527C443D"/>
    <w:rsid w:val="545467CB"/>
    <w:rsid w:val="593C3F2A"/>
    <w:rsid w:val="5C2F15D0"/>
    <w:rsid w:val="5CF92CCC"/>
    <w:rsid w:val="620F12DE"/>
    <w:rsid w:val="63B20EF2"/>
    <w:rsid w:val="63BC45E5"/>
    <w:rsid w:val="78393FFF"/>
    <w:rsid w:val="7A211573"/>
    <w:rsid w:val="7AA27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150" w:firstLineChars="150"/>
    </w:pPr>
    <w:rPr>
      <w:rFonts w:eastAsia="宋体" w:asciiTheme="minorHAnsi" w:hAnsiTheme="minorHAnsi" w:cstheme="minorBidi"/>
      <w:sz w:val="21"/>
      <w:szCs w:val="24"/>
      <w:lang w:val="en-US" w:eastAsia="zh-CN" w:bidi="ar-SA"/>
    </w:rPr>
  </w:style>
  <w:style w:type="paragraph" w:styleId="2">
    <w:name w:val="heading 1"/>
    <w:basedOn w:val="1"/>
    <w:next w:val="1"/>
    <w:link w:val="30"/>
    <w:qFormat/>
    <w:uiPriority w:val="9"/>
    <w:pPr>
      <w:keepNext/>
      <w:spacing w:before="240" w:after="60"/>
      <w:jc w:val="center"/>
      <w:outlineLvl w:val="0"/>
    </w:pPr>
    <w:rPr>
      <w:rFonts w:asciiTheme="majorHAnsi" w:hAnsiTheme="majorHAnsi" w:eastAsiaTheme="majorEastAsia"/>
      <w:b/>
      <w:bCs/>
      <w:kern w:val="32"/>
      <w:sz w:val="30"/>
      <w:szCs w:val="32"/>
    </w:rPr>
  </w:style>
  <w:style w:type="paragraph" w:styleId="3">
    <w:name w:val="heading 2"/>
    <w:basedOn w:val="1"/>
    <w:next w:val="1"/>
    <w:link w:val="3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unhideWhenUsed/>
    <w:qFormat/>
    <w:uiPriority w:val="9"/>
    <w:pPr>
      <w:keepNext/>
      <w:spacing w:before="240" w:after="60"/>
      <w:ind w:left="100" w:leftChars="100" w:right="100" w:rightChars="100" w:firstLine="0" w:firstLineChars="0"/>
      <w:outlineLvl w:val="2"/>
    </w:pPr>
    <w:rPr>
      <w:rFonts w:asciiTheme="majorHAnsi" w:hAnsiTheme="majorHAnsi"/>
      <w:b/>
      <w:bCs/>
      <w:szCs w:val="26"/>
    </w:rPr>
  </w:style>
  <w:style w:type="paragraph" w:styleId="5">
    <w:name w:val="heading 4"/>
    <w:basedOn w:val="1"/>
    <w:next w:val="1"/>
    <w:semiHidden/>
    <w:unhideWhenUsed/>
    <w:qFormat/>
    <w:uiPriority w:val="9"/>
    <w:pPr>
      <w:keepNext/>
      <w:keepLines/>
      <w:spacing w:before="280" w:after="290" w:line="372" w:lineRule="auto"/>
      <w:outlineLvl w:val="3"/>
    </w:pPr>
    <w:rPr>
      <w:rFonts w:ascii="Arial" w:hAnsi="Arial" w:eastAsia="黑体"/>
      <w:b/>
      <w:sz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60"/>
    </w:pPr>
    <w:rPr>
      <w:rFonts w:eastAsiaTheme="minorHAnsi"/>
      <w:sz w:val="18"/>
      <w:szCs w:val="18"/>
    </w:rPr>
  </w:style>
  <w:style w:type="paragraph" w:styleId="7">
    <w:name w:val="caption"/>
    <w:basedOn w:val="1"/>
    <w:next w:val="1"/>
    <w:semiHidden/>
    <w:unhideWhenUsed/>
    <w:qFormat/>
    <w:uiPriority w:val="35"/>
    <w:rPr>
      <w:rFonts w:eastAsia="黑体" w:asciiTheme="majorHAnsi" w:hAnsiTheme="majorHAnsi" w:cstheme="majorBidi"/>
      <w:sz w:val="20"/>
      <w:szCs w:val="20"/>
    </w:rPr>
  </w:style>
  <w:style w:type="paragraph" w:styleId="8">
    <w:name w:val="annotation text"/>
    <w:basedOn w:val="1"/>
    <w:link w:val="33"/>
    <w:unhideWhenUsed/>
    <w:qFormat/>
    <w:uiPriority w:val="0"/>
  </w:style>
  <w:style w:type="paragraph" w:styleId="9">
    <w:name w:val="toc 5"/>
    <w:basedOn w:val="1"/>
    <w:next w:val="1"/>
    <w:autoRedefine/>
    <w:unhideWhenUsed/>
    <w:qFormat/>
    <w:uiPriority w:val="39"/>
    <w:pPr>
      <w:ind w:left="840"/>
    </w:pPr>
    <w:rPr>
      <w:rFonts w:eastAsiaTheme="minorHAnsi"/>
      <w:sz w:val="18"/>
      <w:szCs w:val="18"/>
    </w:rPr>
  </w:style>
  <w:style w:type="paragraph" w:styleId="10">
    <w:name w:val="toc 3"/>
    <w:basedOn w:val="1"/>
    <w:next w:val="1"/>
    <w:autoRedefine/>
    <w:unhideWhenUsed/>
    <w:qFormat/>
    <w:uiPriority w:val="39"/>
    <w:pPr>
      <w:ind w:left="420"/>
    </w:pPr>
    <w:rPr>
      <w:rFonts w:eastAsiaTheme="minorHAnsi"/>
      <w:i/>
      <w:iCs/>
      <w:sz w:val="20"/>
      <w:szCs w:val="20"/>
    </w:rPr>
  </w:style>
  <w:style w:type="paragraph" w:styleId="11">
    <w:name w:val="toc 8"/>
    <w:basedOn w:val="1"/>
    <w:next w:val="1"/>
    <w:autoRedefine/>
    <w:unhideWhenUsed/>
    <w:qFormat/>
    <w:uiPriority w:val="39"/>
    <w:pPr>
      <w:ind w:left="1470"/>
    </w:pPr>
    <w:rPr>
      <w:rFonts w:eastAsiaTheme="minorHAnsi"/>
      <w:sz w:val="18"/>
      <w:szCs w:val="18"/>
    </w:rPr>
  </w:style>
  <w:style w:type="paragraph" w:styleId="12">
    <w:name w:val="Balloon Text"/>
    <w:basedOn w:val="1"/>
    <w:link w:val="34"/>
    <w:semiHidden/>
    <w:unhideWhenUsed/>
    <w:qFormat/>
    <w:uiPriority w:val="99"/>
    <w:pPr>
      <w:spacing w:line="240" w:lineRule="auto"/>
    </w:pPr>
    <w:rPr>
      <w:sz w:val="18"/>
      <w:szCs w:val="18"/>
    </w:rPr>
  </w:style>
  <w:style w:type="paragraph" w:styleId="13">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3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link w:val="44"/>
    <w:autoRedefine/>
    <w:unhideWhenUsed/>
    <w:qFormat/>
    <w:uiPriority w:val="39"/>
    <w:pPr>
      <w:spacing w:before="120" w:after="120"/>
    </w:pPr>
    <w:rPr>
      <w:rFonts w:eastAsiaTheme="minorHAnsi"/>
      <w:b/>
      <w:bCs/>
      <w:caps/>
      <w:sz w:val="20"/>
      <w:szCs w:val="20"/>
    </w:rPr>
  </w:style>
  <w:style w:type="paragraph" w:styleId="16">
    <w:name w:val="toc 4"/>
    <w:basedOn w:val="1"/>
    <w:next w:val="1"/>
    <w:autoRedefine/>
    <w:unhideWhenUsed/>
    <w:qFormat/>
    <w:uiPriority w:val="39"/>
    <w:pPr>
      <w:ind w:left="630"/>
    </w:pPr>
    <w:rPr>
      <w:rFonts w:eastAsiaTheme="minorHAnsi"/>
      <w:sz w:val="18"/>
      <w:szCs w:val="18"/>
    </w:rPr>
  </w:style>
  <w:style w:type="paragraph" w:styleId="17">
    <w:name w:val="Subtitle"/>
    <w:basedOn w:val="1"/>
    <w:next w:val="1"/>
    <w:link w:val="45"/>
    <w:qFormat/>
    <w:uiPriority w:val="0"/>
    <w:pPr>
      <w:widowControl w:val="0"/>
      <w:spacing w:before="240" w:after="60" w:line="312" w:lineRule="auto"/>
      <w:ind w:firstLine="0" w:firstLineChars="0"/>
      <w:jc w:val="center"/>
      <w:outlineLvl w:val="1"/>
    </w:pPr>
    <w:rPr>
      <w:rFonts w:eastAsiaTheme="minorEastAsia"/>
      <w:b/>
      <w:bCs/>
      <w:kern w:val="28"/>
      <w:sz w:val="32"/>
      <w:szCs w:val="32"/>
    </w:rPr>
  </w:style>
  <w:style w:type="paragraph" w:styleId="18">
    <w:name w:val="toc 6"/>
    <w:basedOn w:val="1"/>
    <w:next w:val="1"/>
    <w:autoRedefine/>
    <w:unhideWhenUsed/>
    <w:qFormat/>
    <w:uiPriority w:val="39"/>
    <w:pPr>
      <w:ind w:left="1050"/>
    </w:pPr>
    <w:rPr>
      <w:rFonts w:eastAsiaTheme="minorHAnsi"/>
      <w:sz w:val="18"/>
      <w:szCs w:val="18"/>
    </w:rPr>
  </w:style>
  <w:style w:type="paragraph" w:styleId="19">
    <w:name w:val="toc 2"/>
    <w:basedOn w:val="1"/>
    <w:next w:val="1"/>
    <w:autoRedefine/>
    <w:unhideWhenUsed/>
    <w:qFormat/>
    <w:uiPriority w:val="39"/>
    <w:pPr>
      <w:ind w:left="210"/>
    </w:pPr>
    <w:rPr>
      <w:rFonts w:eastAsiaTheme="minorHAnsi"/>
      <w:smallCaps/>
      <w:sz w:val="20"/>
      <w:szCs w:val="20"/>
    </w:rPr>
  </w:style>
  <w:style w:type="paragraph" w:styleId="20">
    <w:name w:val="toc 9"/>
    <w:basedOn w:val="1"/>
    <w:next w:val="1"/>
    <w:autoRedefine/>
    <w:unhideWhenUsed/>
    <w:qFormat/>
    <w:uiPriority w:val="39"/>
    <w:pPr>
      <w:ind w:left="1680"/>
    </w:pPr>
    <w:rPr>
      <w:rFonts w:eastAsiaTheme="minorHAnsi"/>
      <w:sz w:val="18"/>
      <w:szCs w:val="18"/>
    </w:rPr>
  </w:style>
  <w:style w:type="paragraph" w:styleId="21">
    <w:name w:val="Normal (Web)"/>
    <w:basedOn w:val="1"/>
    <w:link w:val="42"/>
    <w:qFormat/>
    <w:uiPriority w:val="0"/>
    <w:pPr>
      <w:spacing w:beforeAutospacing="1" w:afterAutospacing="1"/>
    </w:pPr>
    <w:rPr>
      <w:rFonts w:cs="Times New Roman"/>
      <w:sz w:val="24"/>
    </w:rPr>
  </w:style>
  <w:style w:type="paragraph" w:styleId="22">
    <w:name w:val="annotation subject"/>
    <w:basedOn w:val="8"/>
    <w:next w:val="8"/>
    <w:link w:val="36"/>
    <w:semiHidden/>
    <w:unhideWhenUsed/>
    <w:qFormat/>
    <w:uiPriority w:val="99"/>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unhideWhenUsed/>
    <w:qFormat/>
    <w:uiPriority w:val="99"/>
    <w:rPr>
      <w:color w:val="0563C1" w:themeColor="hyperlink"/>
      <w:u w:val="single"/>
      <w14:textFill>
        <w14:solidFill>
          <w14:schemeClr w14:val="hlink"/>
        </w14:solidFill>
      </w14:textFill>
    </w:rPr>
  </w:style>
  <w:style w:type="character" w:styleId="28">
    <w:name w:val="HTML Code"/>
    <w:basedOn w:val="25"/>
    <w:semiHidden/>
    <w:unhideWhenUsed/>
    <w:qFormat/>
    <w:uiPriority w:val="99"/>
    <w:rPr>
      <w:rFonts w:ascii="Courier New" w:hAnsi="Courier New"/>
      <w:sz w:val="20"/>
    </w:rPr>
  </w:style>
  <w:style w:type="character" w:styleId="29">
    <w:name w:val="annotation reference"/>
    <w:basedOn w:val="25"/>
    <w:unhideWhenUsed/>
    <w:qFormat/>
    <w:uiPriority w:val="99"/>
    <w:rPr>
      <w:sz w:val="21"/>
      <w:szCs w:val="21"/>
    </w:rPr>
  </w:style>
  <w:style w:type="character" w:customStyle="1" w:styleId="30">
    <w:name w:val="标题 1 字符"/>
    <w:basedOn w:val="25"/>
    <w:link w:val="2"/>
    <w:qFormat/>
    <w:uiPriority w:val="9"/>
    <w:rPr>
      <w:rFonts w:asciiTheme="majorHAnsi" w:hAnsiTheme="majorHAnsi" w:eastAsiaTheme="majorEastAsia"/>
      <w:b/>
      <w:bCs/>
      <w:kern w:val="32"/>
      <w:sz w:val="30"/>
      <w:szCs w:val="32"/>
    </w:rPr>
  </w:style>
  <w:style w:type="character" w:customStyle="1" w:styleId="31">
    <w:name w:val="标题 2 字符"/>
    <w:basedOn w:val="25"/>
    <w:link w:val="3"/>
    <w:qFormat/>
    <w:uiPriority w:val="9"/>
    <w:rPr>
      <w:rFonts w:asciiTheme="majorHAnsi" w:hAnsiTheme="majorHAnsi" w:eastAsiaTheme="majorEastAsia" w:cstheme="majorBidi"/>
      <w:b/>
      <w:bCs/>
      <w:kern w:val="0"/>
      <w:sz w:val="32"/>
      <w:szCs w:val="32"/>
    </w:rPr>
  </w:style>
  <w:style w:type="character" w:customStyle="1" w:styleId="32">
    <w:name w:val="标题 3 字符"/>
    <w:basedOn w:val="25"/>
    <w:link w:val="4"/>
    <w:qFormat/>
    <w:uiPriority w:val="9"/>
    <w:rPr>
      <w:rFonts w:eastAsia="宋体" w:asciiTheme="majorHAnsi" w:hAnsiTheme="majorHAnsi"/>
      <w:b/>
      <w:bCs/>
      <w:kern w:val="0"/>
      <w:szCs w:val="26"/>
    </w:rPr>
  </w:style>
  <w:style w:type="character" w:customStyle="1" w:styleId="33">
    <w:name w:val="批注文字 字符"/>
    <w:basedOn w:val="25"/>
    <w:link w:val="8"/>
    <w:qFormat/>
    <w:uiPriority w:val="0"/>
    <w:rPr>
      <w:rFonts w:eastAsia="宋体"/>
      <w:kern w:val="0"/>
      <w:szCs w:val="24"/>
    </w:rPr>
  </w:style>
  <w:style w:type="character" w:customStyle="1" w:styleId="34">
    <w:name w:val="批注框文本 字符"/>
    <w:basedOn w:val="25"/>
    <w:link w:val="12"/>
    <w:semiHidden/>
    <w:qFormat/>
    <w:uiPriority w:val="99"/>
    <w:rPr>
      <w:rFonts w:eastAsia="宋体"/>
      <w:kern w:val="0"/>
      <w:sz w:val="18"/>
      <w:szCs w:val="18"/>
    </w:rPr>
  </w:style>
  <w:style w:type="paragraph" w:styleId="35">
    <w:name w:val="List Paragraph"/>
    <w:basedOn w:val="1"/>
    <w:qFormat/>
    <w:uiPriority w:val="34"/>
    <w:pPr>
      <w:ind w:firstLine="420" w:firstLineChars="200"/>
    </w:pPr>
  </w:style>
  <w:style w:type="character" w:customStyle="1" w:styleId="36">
    <w:name w:val="批注主题 字符"/>
    <w:basedOn w:val="33"/>
    <w:link w:val="22"/>
    <w:semiHidden/>
    <w:qFormat/>
    <w:uiPriority w:val="99"/>
    <w:rPr>
      <w:rFonts w:eastAsia="宋体"/>
      <w:b/>
      <w:bCs/>
      <w:kern w:val="0"/>
      <w:szCs w:val="24"/>
    </w:rPr>
  </w:style>
  <w:style w:type="character" w:customStyle="1" w:styleId="37">
    <w:name w:val="页眉 字符"/>
    <w:basedOn w:val="25"/>
    <w:link w:val="14"/>
    <w:qFormat/>
    <w:uiPriority w:val="99"/>
    <w:rPr>
      <w:rFonts w:eastAsia="宋体"/>
      <w:kern w:val="0"/>
      <w:sz w:val="18"/>
      <w:szCs w:val="18"/>
    </w:rPr>
  </w:style>
  <w:style w:type="character" w:customStyle="1" w:styleId="38">
    <w:name w:val="页脚 字符"/>
    <w:basedOn w:val="25"/>
    <w:link w:val="13"/>
    <w:qFormat/>
    <w:uiPriority w:val="99"/>
    <w:rPr>
      <w:rFonts w:eastAsia="宋体"/>
      <w:kern w:val="0"/>
      <w:sz w:val="18"/>
      <w:szCs w:val="18"/>
    </w:rPr>
  </w:style>
  <w:style w:type="paragraph" w:customStyle="1" w:styleId="39">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40">
    <w:name w:val="表格"/>
    <w:basedOn w:val="1"/>
    <w:qFormat/>
    <w:uiPriority w:val="0"/>
    <w:pPr>
      <w:widowControl w:val="0"/>
      <w:spacing w:line="240" w:lineRule="auto"/>
      <w:ind w:firstLine="0" w:firstLineChars="0"/>
      <w:jc w:val="center"/>
    </w:pPr>
    <w:rPr>
      <w:rFonts w:eastAsiaTheme="minorEastAsia"/>
    </w:rPr>
  </w:style>
  <w:style w:type="paragraph" w:customStyle="1" w:styleId="41">
    <w:name w:val="图片"/>
    <w:basedOn w:val="7"/>
    <w:next w:val="1"/>
    <w:qFormat/>
    <w:uiPriority w:val="0"/>
    <w:pPr>
      <w:widowControl w:val="0"/>
      <w:spacing w:line="240" w:lineRule="auto"/>
      <w:ind w:firstLine="0" w:firstLineChars="0"/>
      <w:jc w:val="center"/>
    </w:pPr>
    <w:rPr>
      <w:rFonts w:asciiTheme="minorHAnsi" w:hAnsiTheme="minorHAnsi" w:eastAsiaTheme="minorEastAsia"/>
      <w:sz w:val="21"/>
    </w:rPr>
  </w:style>
  <w:style w:type="character" w:customStyle="1" w:styleId="42">
    <w:name w:val="普通(网站) 字符"/>
    <w:link w:val="21"/>
    <w:qFormat/>
    <w:uiPriority w:val="0"/>
    <w:rPr>
      <w:rFonts w:eastAsia="宋体" w:cs="Times New Roman"/>
      <w:kern w:val="0"/>
      <w:sz w:val="24"/>
      <w:szCs w:val="24"/>
    </w:rPr>
  </w:style>
  <w:style w:type="character" w:customStyle="1" w:styleId="43">
    <w:name w:val="cosd-citation-citationid"/>
    <w:basedOn w:val="25"/>
    <w:qFormat/>
    <w:uiPriority w:val="0"/>
  </w:style>
  <w:style w:type="character" w:customStyle="1" w:styleId="44">
    <w:name w:val="目录 1 字符"/>
    <w:link w:val="15"/>
    <w:qFormat/>
    <w:uiPriority w:val="39"/>
    <w:rPr>
      <w:rFonts w:eastAsiaTheme="minorHAnsi"/>
      <w:b/>
      <w:bCs/>
      <w:caps/>
      <w:sz w:val="20"/>
      <w:szCs w:val="20"/>
    </w:rPr>
  </w:style>
  <w:style w:type="character" w:customStyle="1" w:styleId="45">
    <w:name w:val="副标题 字符"/>
    <w:basedOn w:val="25"/>
    <w:link w:val="17"/>
    <w:qFormat/>
    <w:uiPriority w:val="0"/>
    <w:rPr>
      <w:rFonts w:asciiTheme="minorHAnsi" w:hAnsiTheme="minorHAnsi" w:eastAsiaTheme="minorEastAsia" w:cstheme="minorBidi"/>
      <w:b/>
      <w:bCs/>
      <w:kern w:val="28"/>
      <w:sz w:val="32"/>
      <w:szCs w:val="32"/>
    </w:rPr>
  </w:style>
  <w:style w:type="table" w:customStyle="1" w:styleId="46">
    <w:name w:val="网格表 4 - 着色 11"/>
    <w:basedOn w:val="2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47">
    <w:name w:val="TableGrid"/>
    <w:uiPriority w:val="0"/>
    <w:rPr>
      <w:rFonts w:asciiTheme="minorHAnsi" w:hAnsiTheme="minorHAnsi" w:eastAsiaTheme="minorEastAsia" w:cstheme="minorBidi"/>
      <w:kern w:val="2"/>
      <w:sz w:val="22"/>
      <w:szCs w:val="24"/>
      <w14:ligatures w14:val="standardContextual"/>
    </w:rPr>
    <w:tblPr>
      <w:tblCellMar>
        <w:top w:w="0" w:type="dxa"/>
        <w:left w:w="0" w:type="dxa"/>
        <w:bottom w:w="0" w:type="dxa"/>
        <w:right w:w="0" w:type="dxa"/>
      </w:tblCellMar>
    </w:tblPr>
  </w:style>
  <w:style w:type="table" w:customStyle="1" w:styleId="48">
    <w:name w:val="Table Normal"/>
    <w:semiHidden/>
    <w:unhideWhenUsed/>
    <w:qFormat/>
    <w:uiPriority w:val="0"/>
    <w:pPr>
      <w:spacing w:after="160" w:line="278" w:lineRule="auto"/>
    </w:pPr>
    <w:rPr>
      <w:rFonts w:ascii="Arial" w:hAnsi="Arial" w:cs="Arial" w:eastAsiaTheme="minorEastAsia"/>
      <w:snapToGrid w:val="0"/>
      <w:color w:val="000000"/>
      <w:sz w:val="21"/>
      <w:szCs w:val="21"/>
      <w:lang w:eastAsia="en-US"/>
    </w:rPr>
    <w:tblPr>
      <w:tblCellMar>
        <w:top w:w="0" w:type="dxa"/>
        <w:left w:w="0" w:type="dxa"/>
        <w:bottom w:w="0" w:type="dxa"/>
        <w:right w:w="0" w:type="dxa"/>
      </w:tblCellMar>
    </w:tblPr>
  </w:style>
  <w:style w:type="paragraph" w:customStyle="1" w:styleId="49">
    <w:name w:val="Table Text"/>
    <w:basedOn w:val="1"/>
    <w:semiHidden/>
    <w:qFormat/>
    <w:uiPriority w:val="0"/>
    <w:pPr>
      <w:kinsoku w:val="0"/>
      <w:autoSpaceDE w:val="0"/>
      <w:autoSpaceDN w:val="0"/>
      <w:adjustRightInd w:val="0"/>
      <w:snapToGrid w:val="0"/>
      <w:spacing w:after="160" w:line="240" w:lineRule="auto"/>
      <w:ind w:firstLine="0" w:firstLineChars="0"/>
      <w:textAlignment w:val="baseline"/>
    </w:pPr>
    <w:rPr>
      <w:rFonts w:ascii="宋体" w:hAnsi="宋体" w:cs="宋体"/>
      <w:snapToGrid w:val="0"/>
      <w:color w:val="000000"/>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9" Type="http://schemas.microsoft.com/office/2011/relationships/people" Target="people.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customXml" Target="../customXml/item1.xml"/><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1.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chart" Target="charts/chart2.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5000</a:t>
            </a:r>
            <a:r>
              <a:rPr lang="zh-CN" altLang="en-US"/>
              <a:t>名受访者设备购买预算</a:t>
            </a:r>
            <a:endParaRPr lang="zh-CN" altLang="en-US"/>
          </a:p>
        </c:rich>
      </c:tx>
      <c:layout/>
      <c:overlay val="0"/>
      <c:spPr>
        <a:noFill/>
        <a:ln>
          <a:noFill/>
        </a:ln>
        <a:effectLst/>
      </c:spPr>
    </c:title>
    <c:autoTitleDeleted val="0"/>
    <c:plotArea>
      <c:layout/>
      <c:pieChart>
        <c:varyColors val="1"/>
        <c:ser>
          <c:idx val="0"/>
          <c:order val="0"/>
          <c:tx>
            <c:strRef>
              <c:f>[工作簿1]Sheet3!$B$1</c:f>
              <c:strCache>
                <c:ptCount val="1"/>
                <c:pt idx="0">
                  <c:v>占比（%）</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[工作簿1]Sheet3!$A$2:$A$6</c:f>
              <c:strCache>
                <c:ptCount val="5"/>
                <c:pt idx="0">
                  <c:v>3000 元以上</c:v>
                </c:pt>
                <c:pt idx="1">
                  <c:v>依赖子女 / 政府购买</c:v>
                </c:pt>
                <c:pt idx="2">
                  <c:v>1000 元以下</c:v>
                </c:pt>
                <c:pt idx="3">
                  <c:v>1000-2000 元</c:v>
                </c:pt>
                <c:pt idx="4">
                  <c:v>2000-3000 元</c:v>
                </c:pt>
              </c:strCache>
            </c:strRef>
          </c:cat>
          <c:val>
            <c:numRef>
              <c:f>[工作簿1]Sheet3!$B$2:$B$6</c:f>
              <c:numCache>
                <c:formatCode>0.00%</c:formatCode>
                <c:ptCount val="5"/>
                <c:pt idx="0">
                  <c:v>0.225</c:v>
                </c:pt>
                <c:pt idx="1">
                  <c:v>0.051</c:v>
                </c:pt>
                <c:pt idx="2" c:formatCode="0%">
                  <c:v>0.05</c:v>
                </c:pt>
                <c:pt idx="3">
                  <c:v>0.256</c:v>
                </c:pt>
                <c:pt idx="4">
                  <c:v>0.418</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3775a3f-fac1-45b8-b1ea-4a524261c1f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[工作簿1]Sheet2!$B$1</c:f>
              <c:strCache>
                <c:ptCount val="1"/>
                <c:pt idx="0">
                  <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[工作簿1]Sheet2!$A$2:$A$4</c:f>
              <c:strCache>
                <c:ptCount val="3"/>
                <c:pt idx="0">
                  <c:v>对接 120 并同步地理位置</c:v>
                </c:pt>
                <c:pt idx="1">
                  <c:v>自动联系社区医疗站</c:v>
                </c:pt>
                <c:pt idx="2">
                  <c:v>一键呼叫子女</c:v>
                </c:pt>
              </c:strCache>
            </c:strRef>
          </c:cat>
          <c:val>
            <c:numRef>
              <c:f>[工作簿1]Sheet2!$B$2:$B$4</c:f>
              <c:numCache>
                <c:formatCode>General</c:formatCode>
                <c:ptCount val="3"/>
              </c:numCache>
            </c:numRef>
          </c:val>
        </c:ser>
        <c:ser>
          <c:idx val="1"/>
          <c:order val="1"/>
          <c:tx>
            <c:strRef>
              <c:f>[工作簿1]Sheet2!$C$1</c:f>
              <c:strCache>
                <c:ptCount val="1"/>
                <c:pt idx="0">
                  <c:v>百分比（保留两位小数）</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[工作簿1]Sheet2!$A$2:$A$4</c:f>
              <c:strCache>
                <c:ptCount val="3"/>
                <c:pt idx="0">
                  <c:v>对接 120 并同步地理位置</c:v>
                </c:pt>
                <c:pt idx="1">
                  <c:v>自动联系社区医疗站</c:v>
                </c:pt>
                <c:pt idx="2">
                  <c:v>一键呼叫子女</c:v>
                </c:pt>
              </c:strCache>
            </c:strRef>
          </c:cat>
          <c:val>
            <c:numRef>
              <c:f>[工作簿1]Sheet2!$C$2:$C$4</c:f>
              <c:numCache>
                <c:formatCode>0.00%</c:formatCode>
                <c:ptCount val="3"/>
                <c:pt idx="0">
                  <c:v>0.2973</c:v>
                </c:pt>
                <c:pt idx="1">
                  <c:v>0.3378</c:v>
                </c:pt>
                <c:pt idx="2">
                  <c:v>0.3649</c:v>
                </c:pt>
              </c:numCache>
            </c:numRef>
          </c:val>
        </c:ser>
        <c:dLbls>
          <c:showLegendKey val="0"/>
          <c:showVal val="1"/>
          <c:showCatName val="0"/>
          <c:showSerName val="0"/>
          <c:showPercent val="0"/>
          <c:showBubbleSize val="0"/>
        </c:dLbls>
        <c:gapWidth val="246"/>
        <c:overlap val="-28"/>
        <c:axId val="563528790"/>
        <c:axId val="538178474"/>
      </c:barChart>
      <c:catAx>
        <c:axId val="56352879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8178474"/>
        <c:crosses val="autoZero"/>
        <c:auto val="1"/>
        <c:lblAlgn val="ctr"/>
        <c:lblOffset val="100"/>
        <c:noMultiLvlLbl val="0"/>
      </c:catAx>
      <c:valAx>
        <c:axId val="53817847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63528790"/>
        <c:crosses val="autoZero"/>
        <c:crossBetween val="between"/>
      </c:valAx>
      <c:spPr>
        <a:noFill/>
        <a:ln>
          <a:noFill/>
        </a:ln>
        <a:effectLst/>
      </c:spPr>
    </c:plotArea>
    <c:plotVisOnly val="1"/>
    <c:dispBlanksAs val="gap"/>
    <c:showDLblsOverMax val="0"/>
    <c:extLst>
      <c:ext uri="{0b15fc19-7d7d-44ad-8c2d-2c3a37ce22c3}">
        <chartProps xmlns="https://web.wps.cn/et/2018/main" chartId="{4663a125-1528-4cd4-b436-ea5f830c3d9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EE7106-47E1-4B26-894A-000F84F4FB6E}">
  <ds:schemaRefs/>
</ds:datastoreItem>
</file>

<file path=docProps/app.xml><?xml version="1.0" encoding="utf-8"?>
<Properties xmlns="http://schemas.openxmlformats.org/officeDocument/2006/extended-properties" xmlns:vt="http://schemas.openxmlformats.org/officeDocument/2006/docPropsVTypes">
  <Template>Normal</Template>
  <Pages>92</Pages>
  <Words>15452</Words>
  <Characters>16653</Characters>
  <Lines>577</Lines>
  <Paragraphs>162</Paragraphs>
  <TotalTime>5</TotalTime>
  <ScaleCrop>false</ScaleCrop>
  <LinksUpToDate>false</LinksUpToDate>
  <CharactersWithSpaces>17189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2025-06-22T08:15:00Z</dcterms:created>
  <dc:creator>郑</dc:creator>
  <cp:lastModifiedBy>WPS_1661405198</cp:lastModifiedBy>
  <dcterms:modified xsi:type="dcterms:W3CDTF">2025-10-09T13:45:39Z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eyJoZGlkIjoiOGEzOWNkNThmYmZjYzljNDZjODE1ZmI3YmQ1YmVkZTYiLCJ1c2VySWQiOiIxMzk4MjAxNTc4In0=</vt:lpwstr>
  </property>
  <property fmtid="{D5CDD505-2E9C-101B-9397-08002B2CF9AE}" pid="3" name="KSOProductBuildVer">
    <vt:lpwstr>2052-12.1.0.22529</vt:lpwstr>
  </property>
  <property fmtid="{D5CDD505-2E9C-101B-9397-08002B2CF9AE}" pid="4" name="ICV">
    <vt:lpwstr>5DE5880F86024BE7B06FAB3D861054E2_13</vt:lpwstr>
  </property>
</Properties>
</file>